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45D" w:rsidRPr="001A27E1" w:rsidRDefault="001A27E1" w:rsidP="001A27E1">
      <w:pPr>
        <w:snapToGrid w:val="0"/>
        <w:spacing w:after="120"/>
        <w:jc w:val="center"/>
        <w:outlineLvl w:val="0"/>
        <w:rPr>
          <w:rFonts w:ascii="Matura MT Script Capitals" w:hAnsi="Matura MT Script Capitals"/>
          <w:color w:val="000000"/>
          <w:sz w:val="28"/>
          <w:szCs w:val="28"/>
          <w:lang w:val="fr-FR"/>
        </w:rPr>
      </w:pPr>
      <w:proofErr w:type="spellStart"/>
      <w:r>
        <w:rPr>
          <w:rFonts w:ascii="Matura MT Script Capitals" w:hAnsi="Matura MT Script Capitals"/>
          <w:color w:val="000000"/>
          <w:sz w:val="28"/>
          <w:szCs w:val="28"/>
          <w:lang w:val="fr-FR"/>
        </w:rPr>
        <w:t>Citing</w:t>
      </w:r>
      <w:proofErr w:type="spellEnd"/>
      <w:r>
        <w:rPr>
          <w:rFonts w:ascii="Matura MT Script Capitals" w:hAnsi="Matura MT Script Capitals"/>
          <w:color w:val="000000"/>
          <w:sz w:val="28"/>
          <w:szCs w:val="28"/>
          <w:lang w:val="fr-FR"/>
        </w:rPr>
        <w:t xml:space="preserve"> </w:t>
      </w:r>
      <w:proofErr w:type="spellStart"/>
      <w:r>
        <w:rPr>
          <w:rFonts w:ascii="Matura MT Script Capitals" w:hAnsi="Matura MT Script Capitals"/>
          <w:color w:val="000000"/>
          <w:sz w:val="28"/>
          <w:szCs w:val="28"/>
          <w:lang w:val="fr-FR"/>
        </w:rPr>
        <w:t>from</w:t>
      </w:r>
      <w:proofErr w:type="spellEnd"/>
      <w:r>
        <w:rPr>
          <w:rFonts w:ascii="Matura MT Script Capitals" w:hAnsi="Matura MT Script Capitals"/>
          <w:color w:val="000000"/>
          <w:sz w:val="28"/>
          <w:szCs w:val="28"/>
          <w:lang w:val="fr-FR"/>
        </w:rPr>
        <w:t xml:space="preserve"> the </w:t>
      </w:r>
      <w:proofErr w:type="spellStart"/>
      <w:r>
        <w:rPr>
          <w:rFonts w:ascii="Matura MT Script Capitals" w:hAnsi="Matura MT Script Capitals"/>
          <w:color w:val="000000"/>
          <w:sz w:val="28"/>
          <w:szCs w:val="28"/>
          <w:lang w:val="fr-FR"/>
        </w:rPr>
        <w:t>Classics</w:t>
      </w:r>
      <w:proofErr w:type="spellEnd"/>
      <w:r>
        <w:rPr>
          <w:rFonts w:ascii="Matura MT Script Capitals" w:hAnsi="Matura MT Script Capitals"/>
          <w:color w:val="000000"/>
          <w:sz w:val="28"/>
          <w:szCs w:val="28"/>
          <w:lang w:val="fr-FR"/>
        </w:rPr>
        <w:t xml:space="preserve"> : Guidelines &amp; </w:t>
      </w:r>
      <w:proofErr w:type="spellStart"/>
      <w:r>
        <w:rPr>
          <w:rFonts w:ascii="Matura MT Script Capitals" w:hAnsi="Matura MT Script Capitals"/>
          <w:color w:val="000000"/>
          <w:sz w:val="28"/>
          <w:szCs w:val="28"/>
          <w:lang w:val="fr-FR"/>
        </w:rPr>
        <w:t>Examples</w:t>
      </w:r>
      <w:proofErr w:type="spellEnd"/>
    </w:p>
    <w:p w:rsidR="00A0645D" w:rsidRDefault="00A0645D" w:rsidP="00A0645D">
      <w:pPr>
        <w:ind w:firstLine="480"/>
        <w:jc w:val="both"/>
      </w:pPr>
      <w:r>
        <w:rPr>
          <w:rFonts w:hint="eastAsia"/>
        </w:rPr>
        <w:t>When writ</w:t>
      </w:r>
      <w:r>
        <w:t>ing</w:t>
      </w:r>
      <w:r>
        <w:rPr>
          <w:rFonts w:hint="eastAsia"/>
        </w:rPr>
        <w:t xml:space="preserve"> </w:t>
      </w:r>
      <w:r>
        <w:t>an academic essay, whether it is an entry in your</w:t>
      </w:r>
      <w:r>
        <w:rPr>
          <w:rFonts w:hint="eastAsia"/>
        </w:rPr>
        <w:t xml:space="preserve"> reflective journal </w:t>
      </w:r>
      <w:r>
        <w:t>or the final term paper</w:t>
      </w:r>
      <w:r>
        <w:rPr>
          <w:rFonts w:hint="eastAsia"/>
        </w:rPr>
        <w:t xml:space="preserve">, you may </w:t>
      </w:r>
      <w:r>
        <w:t xml:space="preserve">want </w:t>
      </w:r>
      <w:r w:rsidRPr="001A27E1">
        <w:rPr>
          <w:b/>
        </w:rPr>
        <w:t xml:space="preserve">to </w:t>
      </w:r>
      <w:r w:rsidRPr="001A27E1">
        <w:rPr>
          <w:rFonts w:hint="eastAsia"/>
          <w:b/>
        </w:rPr>
        <w:t xml:space="preserve">clarify or support </w:t>
      </w:r>
      <w:r w:rsidRPr="001A27E1">
        <w:rPr>
          <w:b/>
        </w:rPr>
        <w:t>your</w:t>
      </w:r>
      <w:r w:rsidRPr="001A27E1">
        <w:rPr>
          <w:rFonts w:hint="eastAsia"/>
          <w:b/>
        </w:rPr>
        <w:t xml:space="preserve"> argument </w:t>
      </w:r>
      <w:r w:rsidRPr="001A27E1">
        <w:rPr>
          <w:b/>
        </w:rPr>
        <w:t xml:space="preserve">with </w:t>
      </w:r>
      <w:r w:rsidRPr="001A27E1">
        <w:rPr>
          <w:rFonts w:hint="eastAsia"/>
          <w:b/>
        </w:rPr>
        <w:t>quotation</w:t>
      </w:r>
      <w:r w:rsidRPr="001A27E1">
        <w:rPr>
          <w:b/>
        </w:rPr>
        <w:t>s</w:t>
      </w:r>
      <w:r w:rsidRPr="001A27E1">
        <w:rPr>
          <w:rFonts w:hint="eastAsia"/>
          <w:b/>
        </w:rPr>
        <w:t xml:space="preserve"> from the original text</w:t>
      </w:r>
      <w:r>
        <w:rPr>
          <w:rFonts w:hint="eastAsia"/>
        </w:rPr>
        <w:t xml:space="preserve">. You </w:t>
      </w:r>
      <w:r>
        <w:t>can</w:t>
      </w:r>
      <w:r>
        <w:rPr>
          <w:rFonts w:hint="eastAsia"/>
        </w:rPr>
        <w:t xml:space="preserve"> do so </w:t>
      </w:r>
      <w:r w:rsidRPr="001A27E1">
        <w:rPr>
          <w:rFonts w:hint="eastAsia"/>
          <w:b/>
        </w:rPr>
        <w:t>by using</w:t>
      </w:r>
      <w:r w:rsidRPr="001A27E1">
        <w:rPr>
          <w:b/>
        </w:rPr>
        <w:t xml:space="preserve"> </w:t>
      </w:r>
      <w:r w:rsidRPr="001A27E1">
        <w:rPr>
          <w:rFonts w:hint="eastAsia"/>
          <w:b/>
          <w:i/>
        </w:rPr>
        <w:t>direct</w:t>
      </w:r>
      <w:r w:rsidRPr="001A27E1">
        <w:rPr>
          <w:rFonts w:hint="eastAsia"/>
          <w:b/>
        </w:rPr>
        <w:t xml:space="preserve"> </w:t>
      </w:r>
      <w:r w:rsidRPr="001A27E1">
        <w:rPr>
          <w:b/>
        </w:rPr>
        <w:t xml:space="preserve">or </w:t>
      </w:r>
      <w:r w:rsidRPr="001A27E1">
        <w:rPr>
          <w:b/>
          <w:i/>
        </w:rPr>
        <w:t>indirect</w:t>
      </w:r>
      <w:r w:rsidRPr="001A27E1">
        <w:rPr>
          <w:b/>
        </w:rPr>
        <w:t xml:space="preserve"> </w:t>
      </w:r>
      <w:r w:rsidRPr="001A27E1">
        <w:rPr>
          <w:rFonts w:hint="eastAsia"/>
          <w:b/>
        </w:rPr>
        <w:t>quotations</w:t>
      </w:r>
      <w:r>
        <w:t xml:space="preserve">. To make a direct quotation, you use a </w:t>
      </w:r>
      <w:r>
        <w:rPr>
          <w:rFonts w:hint="eastAsia"/>
        </w:rPr>
        <w:t>phrase or sentence</w:t>
      </w:r>
      <w:r>
        <w:t xml:space="preserve"> </w:t>
      </w:r>
      <w:r>
        <w:rPr>
          <w:rFonts w:hint="eastAsia"/>
        </w:rPr>
        <w:t xml:space="preserve">exactly as </w:t>
      </w:r>
      <w:r>
        <w:t xml:space="preserve">it </w:t>
      </w:r>
      <w:r>
        <w:rPr>
          <w:rFonts w:hint="eastAsia"/>
        </w:rPr>
        <w:t>appear</w:t>
      </w:r>
      <w:r>
        <w:t>s</w:t>
      </w:r>
      <w:r>
        <w:rPr>
          <w:rFonts w:hint="eastAsia"/>
        </w:rPr>
        <w:t xml:space="preserve"> in the original text, enclos</w:t>
      </w:r>
      <w:r>
        <w:t>ing it</w:t>
      </w:r>
      <w:r>
        <w:rPr>
          <w:rFonts w:hint="eastAsia"/>
        </w:rPr>
        <w:t xml:space="preserve"> in quotation marks</w:t>
      </w:r>
      <w:r>
        <w:t>. If the direct quotation runs for more than three lines,</w:t>
      </w:r>
      <w:r>
        <w:rPr>
          <w:rFonts w:hint="eastAsia"/>
        </w:rPr>
        <w:t xml:space="preserve"> </w:t>
      </w:r>
      <w:r>
        <w:t xml:space="preserve">you may </w:t>
      </w:r>
      <w:r>
        <w:rPr>
          <w:rFonts w:hint="eastAsia"/>
        </w:rPr>
        <w:t xml:space="preserve">set </w:t>
      </w:r>
      <w:r>
        <w:t xml:space="preserve">it </w:t>
      </w:r>
      <w:r>
        <w:rPr>
          <w:rFonts w:hint="eastAsia"/>
        </w:rPr>
        <w:t>off as a</w:t>
      </w:r>
      <w:r>
        <w:t>n indented</w:t>
      </w:r>
      <w:r>
        <w:rPr>
          <w:rFonts w:hint="eastAsia"/>
        </w:rPr>
        <w:t xml:space="preserve"> paragraph</w:t>
      </w:r>
      <w:r>
        <w:t>. To make an</w:t>
      </w:r>
      <w:r>
        <w:rPr>
          <w:rFonts w:hint="eastAsia"/>
        </w:rPr>
        <w:t xml:space="preserve"> </w:t>
      </w:r>
      <w:r w:rsidRPr="00395B91">
        <w:rPr>
          <w:rFonts w:hint="eastAsia"/>
          <w:i/>
        </w:rPr>
        <w:t>indirect</w:t>
      </w:r>
      <w:r>
        <w:rPr>
          <w:rFonts w:hint="eastAsia"/>
        </w:rPr>
        <w:t xml:space="preserve"> quotation</w:t>
      </w:r>
      <w:r>
        <w:t>, you present</w:t>
      </w:r>
      <w:r>
        <w:rPr>
          <w:rFonts w:hint="eastAsia"/>
        </w:rPr>
        <w:t xml:space="preserve"> the phrase</w:t>
      </w:r>
      <w:r>
        <w:t>(</w:t>
      </w:r>
      <w:r>
        <w:rPr>
          <w:rFonts w:hint="eastAsia"/>
        </w:rPr>
        <w:t>s</w:t>
      </w:r>
      <w:r>
        <w:t>)</w:t>
      </w:r>
      <w:r>
        <w:rPr>
          <w:rFonts w:hint="eastAsia"/>
        </w:rPr>
        <w:t xml:space="preserve"> or sentence</w:t>
      </w:r>
      <w:r>
        <w:t>(</w:t>
      </w:r>
      <w:r>
        <w:rPr>
          <w:rFonts w:hint="eastAsia"/>
        </w:rPr>
        <w:t>s)</w:t>
      </w:r>
      <w:r>
        <w:t xml:space="preserve"> in your own words in the form of a paraphrase or a summary</w:t>
      </w:r>
      <w:r>
        <w:rPr>
          <w:rFonts w:hint="eastAsia"/>
        </w:rPr>
        <w:t xml:space="preserve">. </w:t>
      </w:r>
      <w:r>
        <w:t xml:space="preserve">Whether you are making a </w:t>
      </w:r>
      <w:r w:rsidRPr="008A2FB8">
        <w:rPr>
          <w:i/>
        </w:rPr>
        <w:t>direct</w:t>
      </w:r>
      <w:r>
        <w:t xml:space="preserve"> or </w:t>
      </w:r>
      <w:r w:rsidRPr="008A2FB8">
        <w:rPr>
          <w:i/>
        </w:rPr>
        <w:t>indirect</w:t>
      </w:r>
      <w:r>
        <w:rPr>
          <w:rFonts w:hint="eastAsia"/>
        </w:rPr>
        <w:t xml:space="preserve"> quotation, you </w:t>
      </w:r>
      <w:r>
        <w:t>must</w:t>
      </w:r>
      <w:r>
        <w:rPr>
          <w:rFonts w:hint="eastAsia"/>
        </w:rPr>
        <w:t xml:space="preserve"> indicate clearly that you are borrowing</w:t>
      </w:r>
      <w:r>
        <w:t xml:space="preserve"> someone else’s idea</w:t>
      </w:r>
      <w:r>
        <w:rPr>
          <w:rFonts w:hint="eastAsia"/>
        </w:rPr>
        <w:t>, not offering your own</w:t>
      </w:r>
      <w:r>
        <w:t xml:space="preserve">. You must also state your source clearly by doing two things. First, immediately following the quotation, you should insert a </w:t>
      </w:r>
      <w:r>
        <w:rPr>
          <w:rFonts w:hint="eastAsia"/>
        </w:rPr>
        <w:t xml:space="preserve">parenthetical note </w:t>
      </w:r>
      <w:r>
        <w:t xml:space="preserve">giving (1) the name of the author of the book from which you are quoting (or the name of the book if the author is unknown) and (2) the </w:t>
      </w:r>
      <w:r>
        <w:rPr>
          <w:rFonts w:hint="eastAsia"/>
        </w:rPr>
        <w:t xml:space="preserve">page </w:t>
      </w:r>
      <w:r>
        <w:t>number of the book in which you find the original text. For example,</w:t>
      </w:r>
    </w:p>
    <w:p w:rsidR="00A0645D" w:rsidRDefault="00A0645D" w:rsidP="00A0645D">
      <w:pPr>
        <w:ind w:firstLine="480"/>
        <w:jc w:val="both"/>
      </w:pPr>
    </w:p>
    <w:p w:rsidR="00A0645D" w:rsidRDefault="00A0645D" w:rsidP="00A0645D">
      <w:pPr>
        <w:ind w:left="480" w:firstLine="480"/>
        <w:jc w:val="both"/>
        <w:rPr>
          <w:rFonts w:ascii="Garamond" w:hAnsi="Garamond"/>
        </w:rPr>
      </w:pPr>
      <w:r w:rsidRPr="005F3C6E">
        <w:rPr>
          <w:rFonts w:ascii="Garamond" w:hAnsi="Garamond"/>
          <w:i/>
        </w:rPr>
        <w:t>The Social Contract</w:t>
      </w:r>
      <w:r w:rsidRPr="005F3C6E">
        <w:rPr>
          <w:rFonts w:ascii="Garamond" w:hAnsi="Garamond"/>
        </w:rPr>
        <w:t xml:space="preserve"> </w:t>
      </w:r>
      <w:r>
        <w:rPr>
          <w:rFonts w:ascii="Garamond" w:hAnsi="Garamond"/>
        </w:rPr>
        <w:t>opens</w:t>
      </w:r>
      <w:r w:rsidRPr="005F3C6E">
        <w:rPr>
          <w:rFonts w:ascii="Garamond" w:eastAsia="宋体" w:hAnsi="Garamond"/>
          <w:lang w:eastAsia="zh-CN"/>
        </w:rPr>
        <w:t xml:space="preserve"> </w:t>
      </w:r>
      <w:r>
        <w:rPr>
          <w:rFonts w:ascii="Garamond" w:eastAsia="宋体" w:hAnsi="Garamond"/>
          <w:lang w:eastAsia="zh-CN"/>
        </w:rPr>
        <w:t>with an intriguing statement:</w:t>
      </w:r>
      <w:r w:rsidRPr="005F3C6E">
        <w:rPr>
          <w:rFonts w:ascii="Garamond" w:eastAsia="宋体" w:hAnsi="Garamond"/>
          <w:lang w:eastAsia="zh-CN"/>
        </w:rPr>
        <w:t xml:space="preserve"> “</w:t>
      </w:r>
      <w:r>
        <w:rPr>
          <w:rFonts w:ascii="Garamond" w:hAnsi="Garamond"/>
        </w:rPr>
        <w:t>M</w:t>
      </w:r>
      <w:r w:rsidRPr="005F3C6E">
        <w:rPr>
          <w:rFonts w:ascii="Garamond" w:eastAsia="宋体" w:hAnsi="Garamond"/>
          <w:lang w:eastAsia="zh-CN"/>
        </w:rPr>
        <w:t xml:space="preserve">an is born free; and everywhere he is in chains” (Rousseau 384). </w:t>
      </w:r>
      <w:r w:rsidRPr="005F3C6E">
        <w:rPr>
          <w:rFonts w:ascii="Garamond" w:hAnsi="Garamond"/>
        </w:rPr>
        <w:t>What</w:t>
      </w:r>
      <w:r w:rsidRPr="005F3C6E">
        <w:rPr>
          <w:rFonts w:ascii="Garamond" w:eastAsia="宋体" w:hAnsi="Garamond"/>
          <w:lang w:eastAsia="zh-CN"/>
        </w:rPr>
        <w:t xml:space="preserve"> </w:t>
      </w:r>
      <w:r w:rsidRPr="005F3C6E">
        <w:rPr>
          <w:rFonts w:ascii="Garamond" w:hAnsi="Garamond"/>
        </w:rPr>
        <w:t xml:space="preserve">kind of </w:t>
      </w:r>
      <w:r w:rsidRPr="005F3C6E">
        <w:rPr>
          <w:rFonts w:ascii="Garamond" w:eastAsia="宋体" w:hAnsi="Garamond"/>
          <w:lang w:eastAsia="zh-CN"/>
        </w:rPr>
        <w:t xml:space="preserve">“chains” </w:t>
      </w:r>
      <w:r w:rsidRPr="005F3C6E">
        <w:rPr>
          <w:rFonts w:ascii="Garamond" w:hAnsi="Garamond"/>
        </w:rPr>
        <w:t xml:space="preserve">does </w:t>
      </w:r>
      <w:r>
        <w:rPr>
          <w:rFonts w:ascii="Garamond" w:hAnsi="Garamond"/>
        </w:rPr>
        <w:t>the author</w:t>
      </w:r>
      <w:r w:rsidRPr="005F3C6E">
        <w:rPr>
          <w:rFonts w:ascii="Garamond" w:hAnsi="Garamond"/>
        </w:rPr>
        <w:t xml:space="preserve"> </w:t>
      </w:r>
      <w:r>
        <w:rPr>
          <w:rFonts w:ascii="Garamond" w:hAnsi="Garamond"/>
        </w:rPr>
        <w:t>mean</w:t>
      </w:r>
      <w:r w:rsidRPr="005F3C6E">
        <w:rPr>
          <w:rFonts w:ascii="Garamond" w:hAnsi="Garamond"/>
        </w:rPr>
        <w:t xml:space="preserve">? </w:t>
      </w:r>
      <w:r>
        <w:rPr>
          <w:rFonts w:ascii="Garamond" w:hAnsi="Garamond"/>
        </w:rPr>
        <w:t>What “chains” do we face today and how do we break free from them? This is what we aim to examine in this essay</w:t>
      </w:r>
      <w:r w:rsidRPr="005F3C6E">
        <w:rPr>
          <w:rFonts w:ascii="Garamond" w:hAnsi="Garamond"/>
        </w:rPr>
        <w:t>.</w:t>
      </w:r>
    </w:p>
    <w:p w:rsidR="00A0645D" w:rsidRDefault="00A0645D" w:rsidP="00A0645D">
      <w:pPr>
        <w:ind w:firstLine="480"/>
        <w:jc w:val="both"/>
      </w:pPr>
    </w:p>
    <w:p w:rsidR="00A0645D" w:rsidRDefault="00A0645D" w:rsidP="00A0645D">
      <w:pPr>
        <w:jc w:val="both"/>
      </w:pPr>
      <w:r>
        <w:t xml:space="preserve">Second, at the end of the essay, you should include a </w:t>
      </w:r>
      <w:r>
        <w:rPr>
          <w:rFonts w:hint="eastAsia"/>
        </w:rPr>
        <w:t xml:space="preserve">list of </w:t>
      </w:r>
      <w:r>
        <w:t>“</w:t>
      </w:r>
      <w:r>
        <w:rPr>
          <w:rFonts w:hint="eastAsia"/>
        </w:rPr>
        <w:t>Work(s) Cited</w:t>
      </w:r>
      <w:r>
        <w:t xml:space="preserve">” and provide </w:t>
      </w:r>
      <w:r>
        <w:rPr>
          <w:rFonts w:hint="eastAsia"/>
        </w:rPr>
        <w:t>full information of the publication from which you find the quotation</w:t>
      </w:r>
      <w:r>
        <w:t xml:space="preserve">. You should list </w:t>
      </w:r>
      <w:r w:rsidRPr="00826FB5">
        <w:rPr>
          <w:u w:val="single"/>
        </w:rPr>
        <w:t>the author’s name, the book title</w:t>
      </w:r>
      <w:r w:rsidRPr="00826FB5">
        <w:rPr>
          <w:rFonts w:hint="eastAsia"/>
          <w:u w:val="single"/>
        </w:rPr>
        <w:t>,</w:t>
      </w:r>
      <w:r w:rsidRPr="00826FB5">
        <w:rPr>
          <w:u w:val="single"/>
        </w:rPr>
        <w:t xml:space="preserve"> (the translator’s name), the city of publication, the name of publisher, and the year of publication</w:t>
      </w:r>
      <w:r>
        <w:t xml:space="preserve">, as below: </w:t>
      </w:r>
    </w:p>
    <w:p w:rsidR="00A0645D" w:rsidRDefault="00A0645D" w:rsidP="00A0645D">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68"/>
      </w:tblGrid>
      <w:tr w:rsidR="00A0645D" w:rsidRPr="00486FEA" w:rsidTr="00826FB5">
        <w:tc>
          <w:tcPr>
            <w:tcW w:w="8868" w:type="dxa"/>
          </w:tcPr>
          <w:p w:rsidR="00A0645D" w:rsidRPr="005E34C1" w:rsidRDefault="00A0645D" w:rsidP="00D975B0">
            <w:pPr>
              <w:ind w:left="482" w:hanging="482"/>
              <w:jc w:val="both"/>
              <w:rPr>
                <w:rFonts w:ascii="Garamond" w:hAnsi="Garamond"/>
                <w:lang w:val="fr-FR"/>
              </w:rPr>
            </w:pPr>
            <w:proofErr w:type="spellStart"/>
            <w:r>
              <w:rPr>
                <w:rFonts w:ascii="Garamond" w:hAnsi="Garamond" w:hint="eastAsia"/>
                <w:b/>
                <w:lang w:val="fr-FR"/>
              </w:rPr>
              <w:t>Work</w:t>
            </w:r>
            <w:proofErr w:type="spellEnd"/>
            <w:r>
              <w:rPr>
                <w:rFonts w:ascii="Garamond" w:hAnsi="Garamond" w:hint="eastAsia"/>
                <w:b/>
                <w:lang w:val="fr-FR"/>
              </w:rPr>
              <w:t xml:space="preserve"> </w:t>
            </w:r>
            <w:proofErr w:type="spellStart"/>
            <w:r>
              <w:rPr>
                <w:rFonts w:ascii="Garamond" w:hAnsi="Garamond" w:hint="eastAsia"/>
                <w:b/>
                <w:lang w:val="fr-FR"/>
              </w:rPr>
              <w:t>Cited</w:t>
            </w:r>
            <w:proofErr w:type="spellEnd"/>
          </w:p>
          <w:p w:rsidR="00A0645D" w:rsidRPr="00486FEA" w:rsidRDefault="00A0645D" w:rsidP="00D975B0">
            <w:pPr>
              <w:ind w:left="482" w:hanging="482"/>
              <w:jc w:val="both"/>
              <w:rPr>
                <w:rFonts w:ascii="Garamond" w:hAnsi="Garamond"/>
                <w:bCs/>
                <w:spacing w:val="-2"/>
                <w:szCs w:val="20"/>
                <w:lang w:val="en-AU"/>
              </w:rPr>
            </w:pPr>
            <w:r w:rsidRPr="00486FEA">
              <w:rPr>
                <w:rFonts w:ascii="Garamond" w:hAnsi="Garamond"/>
                <w:bCs/>
                <w:spacing w:val="-2"/>
                <w:szCs w:val="20"/>
                <w:lang w:val="fr-FR"/>
              </w:rPr>
              <w:t xml:space="preserve">Jean-Jacques Rousseau. </w:t>
            </w:r>
            <w:r w:rsidRPr="005E34C1">
              <w:rPr>
                <w:rFonts w:ascii="Garamond" w:hAnsi="Garamond"/>
                <w:bCs/>
                <w:i/>
                <w:spacing w:val="-2"/>
                <w:szCs w:val="20"/>
              </w:rPr>
              <w:t>The Social Contract</w:t>
            </w:r>
            <w:r w:rsidRPr="005E34C1">
              <w:rPr>
                <w:rFonts w:ascii="Garamond" w:hAnsi="Garamond"/>
                <w:bCs/>
                <w:spacing w:val="-2"/>
                <w:szCs w:val="20"/>
              </w:rPr>
              <w:t xml:space="preserve">. </w:t>
            </w:r>
            <w:r w:rsidRPr="00486FEA">
              <w:rPr>
                <w:rFonts w:ascii="Garamond" w:hAnsi="Garamond"/>
                <w:bCs/>
                <w:spacing w:val="-2"/>
                <w:szCs w:val="20"/>
                <w:lang w:val="en-AU"/>
              </w:rPr>
              <w:t>Tr. G.D.H. Cole. Miami: BN Publishing, 2007.</w:t>
            </w:r>
          </w:p>
        </w:tc>
      </w:tr>
    </w:tbl>
    <w:p w:rsidR="00A0645D" w:rsidRDefault="00A0645D" w:rsidP="00A0645D">
      <w:pPr>
        <w:numPr>
          <w:ins w:id="0" w:author="julie_oge" w:date="2013-08-06T18:23:00Z"/>
        </w:numPr>
        <w:jc w:val="both"/>
        <w:rPr>
          <w:ins w:id="1" w:author="julie_oge" w:date="2013-08-06T18:23:00Z"/>
        </w:rPr>
      </w:pPr>
    </w:p>
    <w:p w:rsidR="00A0645D" w:rsidRDefault="00A0645D" w:rsidP="00A0645D">
      <w:pPr>
        <w:jc w:val="both"/>
      </w:pPr>
      <w:r>
        <w:t xml:space="preserve">If it is through the textbook that you find access to </w:t>
      </w:r>
      <w:r w:rsidRPr="00974611">
        <w:rPr>
          <w:i/>
        </w:rPr>
        <w:t>The Social Contract</w:t>
      </w:r>
      <w:r>
        <w:t>, your “</w:t>
      </w:r>
      <w:r>
        <w:rPr>
          <w:rFonts w:hint="eastAsia"/>
        </w:rPr>
        <w:t>Work Cited</w:t>
      </w:r>
      <w:r>
        <w:t>” should read like this (remember to say which editio</w:t>
      </w:r>
      <w:bookmarkStart w:id="2" w:name="_GoBack"/>
      <w:bookmarkEnd w:id="2"/>
      <w:r>
        <w:t>n of the textbook you are using, as the pagination differs between the two editions):</w:t>
      </w:r>
    </w:p>
    <w:p w:rsidR="00A0645D" w:rsidRDefault="00A0645D" w:rsidP="00A0645D">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68"/>
      </w:tblGrid>
      <w:tr w:rsidR="00A0645D" w:rsidRPr="00486FEA" w:rsidTr="00826FB5">
        <w:tc>
          <w:tcPr>
            <w:tcW w:w="8868" w:type="dxa"/>
          </w:tcPr>
          <w:p w:rsidR="00A0645D" w:rsidRPr="005E34C1" w:rsidRDefault="00A0645D" w:rsidP="00D975B0">
            <w:pPr>
              <w:ind w:left="482" w:hanging="482"/>
              <w:jc w:val="both"/>
              <w:rPr>
                <w:rFonts w:ascii="Garamond" w:hAnsi="Garamond"/>
                <w:b/>
                <w:lang w:val="fr-FR"/>
              </w:rPr>
            </w:pPr>
            <w:proofErr w:type="spellStart"/>
            <w:r>
              <w:rPr>
                <w:rFonts w:ascii="Garamond" w:hAnsi="Garamond" w:hint="eastAsia"/>
                <w:b/>
                <w:lang w:val="fr-FR"/>
              </w:rPr>
              <w:t>Work</w:t>
            </w:r>
            <w:proofErr w:type="spellEnd"/>
            <w:r>
              <w:rPr>
                <w:rFonts w:ascii="Garamond" w:hAnsi="Garamond" w:hint="eastAsia"/>
                <w:b/>
                <w:lang w:val="fr-FR"/>
              </w:rPr>
              <w:t xml:space="preserve"> </w:t>
            </w:r>
            <w:proofErr w:type="spellStart"/>
            <w:r>
              <w:rPr>
                <w:rFonts w:ascii="Garamond" w:hAnsi="Garamond" w:hint="eastAsia"/>
                <w:b/>
                <w:lang w:val="fr-FR"/>
              </w:rPr>
              <w:t>Cited</w:t>
            </w:r>
            <w:proofErr w:type="spellEnd"/>
          </w:p>
          <w:p w:rsidR="00A0645D" w:rsidRPr="00486FEA" w:rsidRDefault="00A0645D" w:rsidP="0011743B">
            <w:pPr>
              <w:ind w:left="475" w:hanging="475"/>
              <w:jc w:val="both"/>
              <w:rPr>
                <w:rFonts w:ascii="Garamond" w:hAnsi="Garamond"/>
              </w:rPr>
            </w:pPr>
            <w:r w:rsidRPr="005E34C1">
              <w:rPr>
                <w:rFonts w:ascii="Garamond" w:hAnsi="Garamond"/>
                <w:lang w:val="fr-FR"/>
              </w:rPr>
              <w:t xml:space="preserve">Jean-Jacques Rousseau. </w:t>
            </w:r>
            <w:r w:rsidRPr="00792F45">
              <w:rPr>
                <w:rFonts w:ascii="Garamond" w:hAnsi="Garamond"/>
                <w:i/>
              </w:rPr>
              <w:t>T</w:t>
            </w:r>
            <w:r w:rsidRPr="00486FEA">
              <w:rPr>
                <w:rFonts w:ascii="Garamond" w:hAnsi="Garamond"/>
                <w:i/>
              </w:rPr>
              <w:t>he Social Contract</w:t>
            </w:r>
            <w:r w:rsidRPr="00486FEA">
              <w:rPr>
                <w:rFonts w:ascii="Garamond" w:hAnsi="Garamond"/>
              </w:rPr>
              <w:t xml:space="preserve">. Tr. G.D.H. Cole. Miami: BN Publishing, 2007. In </w:t>
            </w:r>
            <w:r w:rsidRPr="00486FEA">
              <w:rPr>
                <w:rFonts w:ascii="Garamond" w:hAnsi="Garamond"/>
                <w:i/>
              </w:rPr>
              <w:t xml:space="preserve">In Dialogue with Humanity: Textbook for General Education Foundation </w:t>
            </w:r>
            <w:proofErr w:type="spellStart"/>
            <w:r w:rsidRPr="00486FEA">
              <w:rPr>
                <w:rFonts w:ascii="Garamond" w:hAnsi="Garamond"/>
                <w:i/>
              </w:rPr>
              <w:t>Programme</w:t>
            </w:r>
            <w:proofErr w:type="spellEnd"/>
            <w:r w:rsidRPr="00486FEA">
              <w:rPr>
                <w:rFonts w:ascii="Garamond" w:hAnsi="Garamond"/>
              </w:rPr>
              <w:t>. 2</w:t>
            </w:r>
            <w:r w:rsidRPr="00486FEA">
              <w:rPr>
                <w:rFonts w:ascii="Garamond" w:hAnsi="Garamond"/>
                <w:vertAlign w:val="superscript"/>
              </w:rPr>
              <w:t>nd</w:t>
            </w:r>
            <w:r w:rsidRPr="00486FEA">
              <w:rPr>
                <w:rFonts w:ascii="Garamond" w:hAnsi="Garamond"/>
              </w:rPr>
              <w:t xml:space="preserve"> ed. Hong Kong: Office of University General Education, The Chinese University of Hong Kong, 2012. 383-421.</w:t>
            </w:r>
          </w:p>
        </w:tc>
      </w:tr>
    </w:tbl>
    <w:p w:rsidR="00A0645D" w:rsidRDefault="00A0645D" w:rsidP="00A0645D">
      <w:pPr>
        <w:jc w:val="both"/>
      </w:pPr>
    </w:p>
    <w:p w:rsidR="00A0645D" w:rsidRDefault="00A0645D" w:rsidP="00A0645D">
      <w:pPr>
        <w:jc w:val="both"/>
      </w:pPr>
      <w:r>
        <w:rPr>
          <w:rFonts w:hint="eastAsia"/>
        </w:rPr>
        <w:t>If there are two or more items in your listing, present them in alphabetical order of the authors</w:t>
      </w:r>
      <w:r>
        <w:t>’</w:t>
      </w:r>
      <w:r>
        <w:rPr>
          <w:rFonts w:hint="eastAsia"/>
        </w:rPr>
        <w:t xml:space="preserve"> surnames, as follows:</w:t>
      </w:r>
    </w:p>
    <w:tbl>
      <w:tblPr>
        <w:tblStyle w:val="TableGrid"/>
        <w:tblW w:w="0" w:type="auto"/>
        <w:tblLook w:val="01E0" w:firstRow="1" w:lastRow="1" w:firstColumn="1" w:lastColumn="1" w:noHBand="0" w:noVBand="0"/>
      </w:tblPr>
      <w:tblGrid>
        <w:gridCol w:w="9016"/>
      </w:tblGrid>
      <w:tr w:rsidR="00A0645D" w:rsidRPr="00170DEC" w:rsidTr="00D06B89">
        <w:tc>
          <w:tcPr>
            <w:tcW w:w="9242" w:type="dxa"/>
          </w:tcPr>
          <w:p w:rsidR="00A0645D" w:rsidRPr="00170DEC" w:rsidRDefault="00A0645D" w:rsidP="00D06B89">
            <w:pPr>
              <w:ind w:left="482" w:hanging="482"/>
              <w:jc w:val="both"/>
              <w:rPr>
                <w:rFonts w:ascii="Garamond" w:hAnsi="Garamond"/>
                <w:sz w:val="24"/>
              </w:rPr>
            </w:pPr>
            <w:r w:rsidRPr="00170DEC">
              <w:rPr>
                <w:rFonts w:ascii="Garamond" w:hAnsi="Garamond" w:hint="eastAsia"/>
                <w:b/>
                <w:sz w:val="24"/>
              </w:rPr>
              <w:lastRenderedPageBreak/>
              <w:t>Works Cited</w:t>
            </w:r>
          </w:p>
          <w:p w:rsidR="00A0645D" w:rsidRPr="00170DEC" w:rsidRDefault="00A0645D" w:rsidP="00D06B89">
            <w:pPr>
              <w:ind w:left="475" w:hanging="475"/>
              <w:jc w:val="both"/>
              <w:rPr>
                <w:rFonts w:ascii="Garamond" w:hAnsi="Garamond"/>
                <w:sz w:val="24"/>
              </w:rPr>
            </w:pPr>
            <w:r w:rsidRPr="00170DEC">
              <w:rPr>
                <w:rFonts w:ascii="Garamond" w:hAnsi="Garamond"/>
                <w:sz w:val="24"/>
              </w:rPr>
              <w:t>Cook</w:t>
            </w:r>
            <w:r w:rsidRPr="00170DEC">
              <w:rPr>
                <w:rFonts w:ascii="Garamond" w:hAnsi="Garamond" w:hint="eastAsia"/>
                <w:sz w:val="24"/>
              </w:rPr>
              <w:t xml:space="preserve">, </w:t>
            </w:r>
            <w:r w:rsidRPr="00170DEC">
              <w:rPr>
                <w:rFonts w:ascii="Garamond" w:hAnsi="Garamond"/>
                <w:sz w:val="24"/>
              </w:rPr>
              <w:t xml:space="preserve">Michael. </w:t>
            </w:r>
            <w:r w:rsidRPr="00170DEC">
              <w:rPr>
                <w:rFonts w:ascii="Garamond" w:hAnsi="Garamond"/>
                <w:i/>
                <w:sz w:val="24"/>
              </w:rPr>
              <w:t>The Koran: A Very Short Introduction</w:t>
            </w:r>
            <w:r w:rsidRPr="00170DEC">
              <w:rPr>
                <w:rFonts w:ascii="Garamond" w:hAnsi="Garamond"/>
                <w:sz w:val="24"/>
              </w:rPr>
              <w:t>. Oxford UP, 2000.</w:t>
            </w:r>
          </w:p>
          <w:p w:rsidR="00A0645D" w:rsidRPr="00170DEC" w:rsidRDefault="00A0645D" w:rsidP="00D06B89">
            <w:pPr>
              <w:ind w:left="475" w:hanging="475"/>
              <w:jc w:val="both"/>
              <w:rPr>
                <w:rFonts w:ascii="Garamond" w:hAnsi="Garamond"/>
                <w:bCs/>
                <w:spacing w:val="-2"/>
                <w:sz w:val="24"/>
              </w:rPr>
            </w:pPr>
            <w:r w:rsidRPr="00170DEC">
              <w:rPr>
                <w:rFonts w:ascii="Garamond" w:hAnsi="Garamond"/>
                <w:bCs/>
                <w:spacing w:val="-2"/>
                <w:sz w:val="24"/>
                <w:lang w:val="en-AU"/>
              </w:rPr>
              <w:t xml:space="preserve">Huang </w:t>
            </w:r>
            <w:proofErr w:type="spellStart"/>
            <w:r w:rsidRPr="00170DEC">
              <w:rPr>
                <w:rFonts w:ascii="Garamond" w:hAnsi="Garamond"/>
                <w:bCs/>
                <w:spacing w:val="-2"/>
                <w:sz w:val="24"/>
                <w:lang w:val="en-AU"/>
              </w:rPr>
              <w:t>Zongxi</w:t>
            </w:r>
            <w:proofErr w:type="spellEnd"/>
            <w:r w:rsidRPr="00170DEC">
              <w:rPr>
                <w:rFonts w:ascii="Garamond" w:hAnsi="Garamond"/>
                <w:bCs/>
                <w:spacing w:val="-2"/>
                <w:sz w:val="24"/>
                <w:lang w:val="en-AU"/>
              </w:rPr>
              <w:t xml:space="preserve">. </w:t>
            </w:r>
            <w:r w:rsidRPr="00170DEC">
              <w:rPr>
                <w:rFonts w:ascii="Garamond" w:hAnsi="Garamond"/>
                <w:bCs/>
                <w:i/>
                <w:spacing w:val="-2"/>
                <w:sz w:val="24"/>
                <w:lang w:val="en-AU"/>
              </w:rPr>
              <w:t>Waiting for the Dawn: A Plan for the Prince</w:t>
            </w:r>
            <w:r w:rsidRPr="00170DEC">
              <w:rPr>
                <w:rFonts w:ascii="Garamond" w:hAnsi="Garamond"/>
                <w:bCs/>
                <w:spacing w:val="-2"/>
                <w:sz w:val="24"/>
                <w:lang w:val="en-AU"/>
              </w:rPr>
              <w:t xml:space="preserve">. Tr. Theodore de </w:t>
            </w:r>
            <w:proofErr w:type="spellStart"/>
            <w:r w:rsidRPr="00170DEC">
              <w:rPr>
                <w:rFonts w:ascii="Garamond" w:hAnsi="Garamond"/>
                <w:bCs/>
                <w:spacing w:val="-2"/>
                <w:sz w:val="24"/>
                <w:lang w:val="en-AU"/>
              </w:rPr>
              <w:t>Bary</w:t>
            </w:r>
            <w:proofErr w:type="spellEnd"/>
            <w:r w:rsidRPr="00170DEC">
              <w:rPr>
                <w:rFonts w:ascii="Garamond" w:hAnsi="Garamond"/>
                <w:bCs/>
                <w:spacing w:val="-2"/>
                <w:sz w:val="24"/>
                <w:lang w:val="en-AU"/>
              </w:rPr>
              <w:t xml:space="preserve">. New York: Columbia UP, 1993. </w:t>
            </w:r>
          </w:p>
          <w:p w:rsidR="00A0645D" w:rsidRPr="00170DEC" w:rsidRDefault="00A0645D" w:rsidP="00D06B89">
            <w:pPr>
              <w:ind w:left="475" w:hanging="475"/>
              <w:jc w:val="both"/>
              <w:rPr>
                <w:sz w:val="24"/>
              </w:rPr>
            </w:pPr>
            <w:r w:rsidRPr="00170DEC">
              <w:rPr>
                <w:rFonts w:ascii="Garamond" w:hAnsi="Garamond"/>
                <w:sz w:val="24"/>
                <w:lang w:val="fr-FR"/>
              </w:rPr>
              <w:t>Rousseau</w:t>
            </w:r>
            <w:r w:rsidRPr="00170DEC">
              <w:rPr>
                <w:rFonts w:ascii="Garamond" w:hAnsi="Garamond" w:hint="eastAsia"/>
                <w:sz w:val="24"/>
                <w:lang w:val="fr-FR"/>
              </w:rPr>
              <w:t>,</w:t>
            </w:r>
            <w:r w:rsidRPr="00170DEC">
              <w:rPr>
                <w:rFonts w:ascii="Garamond" w:hAnsi="Garamond"/>
                <w:sz w:val="24"/>
                <w:lang w:val="fr-FR"/>
              </w:rPr>
              <w:t xml:space="preserve"> Jean-Jacques. </w:t>
            </w:r>
            <w:r w:rsidRPr="00170DEC">
              <w:rPr>
                <w:rFonts w:ascii="Garamond" w:hAnsi="Garamond"/>
                <w:i/>
                <w:sz w:val="24"/>
                <w:lang w:val="fr-FR"/>
              </w:rPr>
              <w:t xml:space="preserve">The Social </w:t>
            </w:r>
            <w:proofErr w:type="spellStart"/>
            <w:r w:rsidRPr="00170DEC">
              <w:rPr>
                <w:rFonts w:ascii="Garamond" w:hAnsi="Garamond"/>
                <w:i/>
                <w:sz w:val="24"/>
                <w:lang w:val="fr-FR"/>
              </w:rPr>
              <w:t>Contract</w:t>
            </w:r>
            <w:proofErr w:type="spellEnd"/>
            <w:r w:rsidRPr="00170DEC">
              <w:rPr>
                <w:rFonts w:ascii="Garamond" w:hAnsi="Garamond"/>
                <w:sz w:val="24"/>
                <w:lang w:val="fr-FR"/>
              </w:rPr>
              <w:t xml:space="preserve">. </w:t>
            </w:r>
            <w:r w:rsidRPr="00170DEC">
              <w:rPr>
                <w:rFonts w:ascii="Garamond" w:hAnsi="Garamond"/>
                <w:sz w:val="24"/>
              </w:rPr>
              <w:t xml:space="preserve">Tr. G.D.H. Cole. Miami: BN Publishing, 2007. In </w:t>
            </w:r>
            <w:r w:rsidRPr="00170DEC">
              <w:rPr>
                <w:rFonts w:ascii="Garamond" w:hAnsi="Garamond"/>
                <w:i/>
                <w:sz w:val="24"/>
              </w:rPr>
              <w:t xml:space="preserve">In Dialogue with Humanity: Textbook for General Education Foundation </w:t>
            </w:r>
            <w:proofErr w:type="spellStart"/>
            <w:r w:rsidRPr="00170DEC">
              <w:rPr>
                <w:rFonts w:ascii="Garamond" w:hAnsi="Garamond"/>
                <w:i/>
                <w:sz w:val="24"/>
              </w:rPr>
              <w:t>Programme</w:t>
            </w:r>
            <w:proofErr w:type="spellEnd"/>
            <w:r w:rsidRPr="00170DEC">
              <w:rPr>
                <w:rFonts w:ascii="Garamond" w:hAnsi="Garamond"/>
                <w:sz w:val="24"/>
              </w:rPr>
              <w:t>. 2</w:t>
            </w:r>
            <w:r w:rsidRPr="00170DEC">
              <w:rPr>
                <w:rFonts w:ascii="Garamond" w:hAnsi="Garamond"/>
                <w:sz w:val="24"/>
                <w:vertAlign w:val="superscript"/>
              </w:rPr>
              <w:t>nd</w:t>
            </w:r>
            <w:r w:rsidRPr="00170DEC">
              <w:rPr>
                <w:rFonts w:ascii="Garamond" w:hAnsi="Garamond"/>
                <w:sz w:val="24"/>
              </w:rPr>
              <w:t xml:space="preserve"> ed. Hong Kong: Office of University General Education, The Chinese University of Hong Kong, 2012. 383-421.</w:t>
            </w:r>
          </w:p>
        </w:tc>
      </w:tr>
    </w:tbl>
    <w:p w:rsidR="00A0645D" w:rsidRDefault="00A0645D" w:rsidP="00A0645D">
      <w:pPr>
        <w:jc w:val="both"/>
      </w:pPr>
    </w:p>
    <w:p w:rsidR="00A0645D" w:rsidRDefault="00A0645D" w:rsidP="00A0645D">
      <w:pPr>
        <w:jc w:val="both"/>
      </w:pPr>
      <w:r>
        <w:rPr>
          <w:rFonts w:hint="eastAsia"/>
        </w:rPr>
        <w:t xml:space="preserve">Several classics of our syllabus, however, have established conventions for academic citations and require you to give the relevant book number, chapter number, or line number. It is advisable that you master the citation style unique to each of these classics, and the list </w:t>
      </w:r>
      <w:r>
        <w:t xml:space="preserve">of sample citations </w:t>
      </w:r>
      <w:r>
        <w:rPr>
          <w:rFonts w:hint="eastAsia"/>
        </w:rPr>
        <w:t>below</w:t>
      </w:r>
      <w:r>
        <w:t xml:space="preserve"> </w:t>
      </w:r>
      <w:r>
        <w:rPr>
          <w:rFonts w:hint="eastAsia"/>
        </w:rPr>
        <w:t xml:space="preserve">will help. </w:t>
      </w:r>
      <w:r>
        <w:t>Below, tw</w:t>
      </w:r>
      <w:r>
        <w:rPr>
          <w:rFonts w:hint="eastAsia"/>
        </w:rPr>
        <w:t xml:space="preserve">o examples are provided for each of the twelve classics in the syllabus to show you </w:t>
      </w:r>
      <w:r>
        <w:t>how to document</w:t>
      </w:r>
      <w:r>
        <w:rPr>
          <w:rFonts w:hint="eastAsia"/>
        </w:rPr>
        <w:t xml:space="preserve"> </w:t>
      </w:r>
      <w:r w:rsidRPr="00DD2ABE">
        <w:rPr>
          <w:rFonts w:hint="eastAsia"/>
          <w:i/>
        </w:rPr>
        <w:t>indirect</w:t>
      </w:r>
      <w:r>
        <w:rPr>
          <w:rFonts w:hint="eastAsia"/>
        </w:rPr>
        <w:t xml:space="preserve"> and </w:t>
      </w:r>
      <w:r w:rsidRPr="00DD2ABE">
        <w:rPr>
          <w:rFonts w:hint="eastAsia"/>
          <w:i/>
        </w:rPr>
        <w:t>direct</w:t>
      </w:r>
      <w:r>
        <w:rPr>
          <w:rFonts w:hint="eastAsia"/>
        </w:rPr>
        <w:t xml:space="preserve"> quotations properly.</w:t>
      </w:r>
    </w:p>
    <w:p w:rsidR="00A0645D" w:rsidRDefault="00A0645D" w:rsidP="00A0645D">
      <w:pPr>
        <w:jc w:val="both"/>
        <w:rPr>
          <w:b/>
        </w:rPr>
      </w:pPr>
    </w:p>
    <w:p w:rsidR="00A0645D" w:rsidRPr="00394707" w:rsidRDefault="00A0645D" w:rsidP="00A0645D">
      <w:pPr>
        <w:numPr>
          <w:ilvl w:val="0"/>
          <w:numId w:val="8"/>
        </w:numPr>
        <w:jc w:val="both"/>
        <w:rPr>
          <w:i/>
          <w:lang w:eastAsia="zh-CN"/>
        </w:rPr>
      </w:pPr>
      <w:r>
        <w:rPr>
          <w:rFonts w:hint="eastAsia"/>
          <w:i/>
        </w:rPr>
        <w:t>The O</w:t>
      </w:r>
      <w:r w:rsidRPr="00394707">
        <w:rPr>
          <w:i/>
        </w:rPr>
        <w:t>dyssey</w:t>
      </w:r>
    </w:p>
    <w:p w:rsidR="00A0645D" w:rsidRPr="00394707" w:rsidRDefault="00A0645D" w:rsidP="00A0645D">
      <w:pPr>
        <w:jc w:val="both"/>
      </w:pPr>
      <w:r>
        <w:rPr>
          <w:rFonts w:hint="eastAsia"/>
        </w:rPr>
        <w:t>S</w:t>
      </w:r>
      <w:r w:rsidRPr="00394707">
        <w:rPr>
          <w:lang w:eastAsia="zh-CN"/>
        </w:rPr>
        <w:t xml:space="preserve">tate the </w:t>
      </w:r>
      <w:r w:rsidRPr="0053551F">
        <w:rPr>
          <w:u w:val="single"/>
          <w:lang w:eastAsia="zh-CN"/>
        </w:rPr>
        <w:t>book number and line number</w:t>
      </w:r>
      <w:r w:rsidRPr="0053551F">
        <w:rPr>
          <w:rFonts w:hint="eastAsia"/>
          <w:u w:val="single"/>
        </w:rPr>
        <w:t>(s)</w:t>
      </w:r>
      <w:r w:rsidRPr="00394707">
        <w:rPr>
          <w:lang w:eastAsia="zh-CN"/>
        </w:rPr>
        <w:t xml:space="preserve"> when </w:t>
      </w:r>
      <w:r>
        <w:rPr>
          <w:rFonts w:hint="eastAsia"/>
        </w:rPr>
        <w:t>making</w:t>
      </w:r>
      <w:r w:rsidRPr="00394707">
        <w:rPr>
          <w:lang w:eastAsia="zh-CN"/>
        </w:rPr>
        <w:t xml:space="preserve"> a quotation</w:t>
      </w:r>
      <w:r>
        <w:rPr>
          <w:lang w:eastAsia="zh-CN"/>
        </w:rPr>
        <w:t xml:space="preserve"> from </w:t>
      </w:r>
      <w:r w:rsidRPr="00440FDE">
        <w:rPr>
          <w:i/>
          <w:lang w:eastAsia="zh-CN"/>
        </w:rPr>
        <w:t>The Odyssey</w:t>
      </w:r>
      <w:r w:rsidRPr="00394707">
        <w:rPr>
          <w:lang w:eastAsia="zh-CN"/>
        </w:rPr>
        <w:t>.</w:t>
      </w:r>
      <w:r>
        <w:rPr>
          <w:rFonts w:hint="eastAsia"/>
        </w:rPr>
        <w:t xml:space="preserve"> For instance, in </w:t>
      </w:r>
      <w:proofErr w:type="gramStart"/>
      <w:r>
        <w:rPr>
          <w:rFonts w:hint="eastAsia"/>
        </w:rPr>
        <w:t>e.g.(</w:t>
      </w:r>
      <w:proofErr w:type="gramEnd"/>
      <w:r>
        <w:rPr>
          <w:rFonts w:hint="eastAsia"/>
        </w:rPr>
        <w:t xml:space="preserve">1) below, 23:184-186 means </w:t>
      </w:r>
      <w:r w:rsidRPr="00514F99">
        <w:t>Book 23, Lines 184-186</w:t>
      </w:r>
      <w:r>
        <w:rPr>
          <w:rFonts w:hint="eastAsia"/>
        </w:rPr>
        <w:t xml:space="preserve">. In </w:t>
      </w:r>
      <w:proofErr w:type="gramStart"/>
      <w:r>
        <w:rPr>
          <w:rFonts w:hint="eastAsia"/>
        </w:rPr>
        <w:t>e.g.(</w:t>
      </w:r>
      <w:proofErr w:type="gramEnd"/>
      <w:r>
        <w:rPr>
          <w:rFonts w:hint="eastAsia"/>
        </w:rPr>
        <w:t xml:space="preserve">2), the original line begins with </w:t>
      </w:r>
      <w:r>
        <w:t>a personal pronoun “</w:t>
      </w:r>
      <w:r>
        <w:rPr>
          <w:rFonts w:hint="eastAsia"/>
        </w:rPr>
        <w:t>she.</w:t>
      </w:r>
      <w:r>
        <w:t>”</w:t>
      </w:r>
      <w:r>
        <w:rPr>
          <w:rFonts w:hint="eastAsia"/>
        </w:rPr>
        <w:t xml:space="preserve"> </w:t>
      </w:r>
      <w:r>
        <w:t>T</w:t>
      </w:r>
      <w:r>
        <w:rPr>
          <w:rFonts w:hint="eastAsia"/>
        </w:rPr>
        <w:t xml:space="preserve">o </w:t>
      </w:r>
      <w:r>
        <w:t>help your reader see that</w:t>
      </w:r>
      <w:r>
        <w:rPr>
          <w:rFonts w:hint="eastAsia"/>
        </w:rPr>
        <w:t xml:space="preserve"> it is Calypso </w:t>
      </w:r>
      <w:r>
        <w:t>that</w:t>
      </w:r>
      <w:r>
        <w:rPr>
          <w:rFonts w:hint="eastAsia"/>
        </w:rPr>
        <w:t xml:space="preserve"> is referr</w:t>
      </w:r>
      <w:r>
        <w:t>ed</w:t>
      </w:r>
      <w:r>
        <w:rPr>
          <w:rFonts w:hint="eastAsia"/>
        </w:rPr>
        <w:t xml:space="preserve"> to</w:t>
      </w:r>
      <w:r>
        <w:t xml:space="preserve"> in the quoted line</w:t>
      </w:r>
      <w:r>
        <w:rPr>
          <w:rFonts w:hint="eastAsia"/>
        </w:rPr>
        <w:t xml:space="preserve">, </w:t>
      </w:r>
      <w:r>
        <w:t>you may insert</w:t>
      </w:r>
      <w:r>
        <w:rPr>
          <w:rFonts w:hint="eastAsia"/>
        </w:rPr>
        <w:t xml:space="preserve"> Calypso</w:t>
      </w:r>
      <w:r>
        <w:t>’</w:t>
      </w:r>
      <w:r>
        <w:rPr>
          <w:rFonts w:hint="eastAsia"/>
        </w:rPr>
        <w:t xml:space="preserve">s name </w:t>
      </w:r>
      <w:r>
        <w:t>by</w:t>
      </w:r>
      <w:r>
        <w:rPr>
          <w:rFonts w:hint="eastAsia"/>
        </w:rPr>
        <w:t xml:space="preserve"> using a pair of square brackets.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09"/>
      </w:tblGrid>
      <w:tr w:rsidR="00A0645D" w:rsidRPr="005F3C6E">
        <w:tc>
          <w:tcPr>
            <w:tcW w:w="8409" w:type="dxa"/>
          </w:tcPr>
          <w:p w:rsidR="00A0645D" w:rsidRPr="00514F99" w:rsidRDefault="00A0645D" w:rsidP="00D975B0">
            <w:pPr>
              <w:snapToGrid w:val="0"/>
              <w:spacing w:after="120"/>
              <w:jc w:val="both"/>
            </w:pPr>
            <w:r w:rsidRPr="005F3C6E">
              <w:rPr>
                <w:rFonts w:ascii="Garamond" w:hAnsi="Garamond" w:hint="eastAsia"/>
              </w:rPr>
              <w:t xml:space="preserve">E.g.(1) </w:t>
            </w:r>
            <w:r w:rsidRPr="005F3C6E">
              <w:rPr>
                <w:rFonts w:ascii="Garamond" w:hAnsi="Garamond"/>
                <w:lang w:eastAsia="zh-CN"/>
              </w:rPr>
              <w:t xml:space="preserve">Penelope tests her husband by telling her maid to bring the </w:t>
            </w:r>
            <w:r w:rsidRPr="005F3C6E">
              <w:rPr>
                <w:rFonts w:ascii="Garamond" w:hAnsi="Garamond"/>
              </w:rPr>
              <w:t>marital</w:t>
            </w:r>
            <w:r w:rsidRPr="005F3C6E">
              <w:rPr>
                <w:rFonts w:ascii="Garamond" w:hAnsi="Garamond"/>
                <w:lang w:eastAsia="zh-CN"/>
              </w:rPr>
              <w:t xml:space="preserve"> bed out </w:t>
            </w:r>
            <w:r w:rsidRPr="005F3C6E">
              <w:rPr>
                <w:rFonts w:ascii="Garamond" w:hAnsi="Garamond"/>
              </w:rPr>
              <w:t>from</w:t>
            </w:r>
            <w:r w:rsidRPr="005F3C6E">
              <w:rPr>
                <w:rFonts w:ascii="Garamond" w:hAnsi="Garamond"/>
                <w:lang w:eastAsia="zh-CN"/>
              </w:rPr>
              <w:t xml:space="preserve"> the bedroom (23:184-186)</w:t>
            </w:r>
          </w:p>
          <w:p w:rsidR="00A0645D" w:rsidRPr="005F3C6E" w:rsidRDefault="00A0645D" w:rsidP="00D975B0">
            <w:pPr>
              <w:snapToGrid w:val="0"/>
              <w:spacing w:after="120"/>
              <w:jc w:val="both"/>
              <w:rPr>
                <w:rFonts w:ascii="Garamond" w:hAnsi="Garamond"/>
              </w:rPr>
            </w:pPr>
            <w:proofErr w:type="gramStart"/>
            <w:r w:rsidRPr="005F3C6E">
              <w:rPr>
                <w:rFonts w:ascii="Garamond" w:hAnsi="Garamond" w:hint="eastAsia"/>
              </w:rPr>
              <w:t>E.g.(</w:t>
            </w:r>
            <w:proofErr w:type="gramEnd"/>
            <w:r w:rsidRPr="005F3C6E">
              <w:rPr>
                <w:rFonts w:ascii="Garamond" w:hAnsi="Garamond" w:hint="eastAsia"/>
              </w:rPr>
              <w:t xml:space="preserve">2) </w:t>
            </w:r>
            <w:r w:rsidRPr="005F3C6E">
              <w:rPr>
                <w:rFonts w:ascii="Garamond" w:hAnsi="Garamond"/>
                <w:lang w:eastAsia="zh-CN"/>
              </w:rPr>
              <w:t>Odysseus makes his first appearance as a worn-out man: “She [Calypso] found him sitting where the breakers rolled in. His eyes were perpetually wet with tears now, His life draining away in homesickness (5:150-152).”</w:t>
            </w:r>
          </w:p>
        </w:tc>
      </w:tr>
    </w:tbl>
    <w:p w:rsidR="00A0645D" w:rsidRPr="00394707" w:rsidRDefault="00A0645D" w:rsidP="00A0645D">
      <w:pPr>
        <w:jc w:val="both"/>
      </w:pPr>
    </w:p>
    <w:p w:rsidR="00A0645D" w:rsidRPr="00394707" w:rsidRDefault="00A0645D" w:rsidP="00A0645D">
      <w:pPr>
        <w:numPr>
          <w:ilvl w:val="0"/>
          <w:numId w:val="8"/>
        </w:numPr>
        <w:jc w:val="both"/>
        <w:rPr>
          <w:i/>
        </w:rPr>
      </w:pPr>
      <w:r w:rsidRPr="00394707">
        <w:rPr>
          <w:i/>
        </w:rPr>
        <w:t>Symposium</w:t>
      </w:r>
    </w:p>
    <w:p w:rsidR="00A0645D" w:rsidRPr="00394707" w:rsidRDefault="00A0645D" w:rsidP="00A0645D">
      <w:pPr>
        <w:jc w:val="both"/>
        <w:rPr>
          <w:lang w:eastAsia="zh-CN"/>
        </w:rPr>
      </w:pPr>
      <w:r>
        <w:rPr>
          <w:rFonts w:hint="eastAsia"/>
        </w:rPr>
        <w:t>S</w:t>
      </w:r>
      <w:r w:rsidRPr="00394707">
        <w:rPr>
          <w:lang w:eastAsia="zh-CN"/>
        </w:rPr>
        <w:t xml:space="preserve">tate the </w:t>
      </w:r>
      <w:r w:rsidRPr="0053551F">
        <w:rPr>
          <w:u w:val="single"/>
          <w:lang w:eastAsia="zh-CN"/>
        </w:rPr>
        <w:t>line number</w:t>
      </w:r>
      <w:r w:rsidRPr="00394707">
        <w:rPr>
          <w:lang w:eastAsia="zh-CN"/>
        </w:rPr>
        <w:t xml:space="preserve"> when </w:t>
      </w:r>
      <w:r>
        <w:rPr>
          <w:rFonts w:hint="eastAsia"/>
        </w:rPr>
        <w:t>making</w:t>
      </w:r>
      <w:r w:rsidRPr="00394707">
        <w:rPr>
          <w:lang w:eastAsia="zh-CN"/>
        </w:rPr>
        <w:t xml:space="preserve"> a quotation</w:t>
      </w:r>
      <w:r>
        <w:rPr>
          <w:lang w:eastAsia="zh-CN"/>
        </w:rPr>
        <w:t xml:space="preserve"> from the </w:t>
      </w:r>
      <w:r w:rsidRPr="00B21F04">
        <w:rPr>
          <w:i/>
          <w:lang w:eastAsia="zh-CN"/>
        </w:rPr>
        <w:t>Symposium</w:t>
      </w:r>
      <w:r>
        <w:rPr>
          <w:lang w:eastAsia="zh-CN"/>
        </w:rPr>
        <w:t xml:space="preserve">, following the </w:t>
      </w:r>
      <w:r>
        <w:rPr>
          <w:rFonts w:hint="eastAsia"/>
        </w:rPr>
        <w:t>Stephanus Numbers</w:t>
      </w:r>
      <w:r>
        <w:t xml:space="preserve"> (e.g., 215b-c, 223d, as appear below)</w:t>
      </w:r>
      <w:r>
        <w:rPr>
          <w:rFonts w:hint="eastAsia"/>
        </w:rPr>
        <w:t xml:space="preserve">. </w:t>
      </w:r>
      <w:r>
        <w:t>S</w:t>
      </w:r>
      <w:r>
        <w:rPr>
          <w:rFonts w:hint="eastAsia"/>
        </w:rPr>
        <w:t xml:space="preserve">uch </w:t>
      </w:r>
      <w:r>
        <w:t>references</w:t>
      </w:r>
      <w:r>
        <w:rPr>
          <w:rFonts w:hint="eastAsia"/>
        </w:rPr>
        <w:t xml:space="preserve"> </w:t>
      </w:r>
      <w:r>
        <w:t xml:space="preserve">are given </w:t>
      </w:r>
      <w:r>
        <w:rPr>
          <w:rFonts w:hint="eastAsia"/>
        </w:rPr>
        <w:t xml:space="preserve">in the margins of most </w:t>
      </w:r>
      <w:r>
        <w:t>published books</w:t>
      </w:r>
      <w:r>
        <w:rPr>
          <w:rFonts w:hint="eastAsia"/>
        </w:rPr>
        <w:t xml:space="preserve"> of Platonic dialogues.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4"/>
      </w:tblGrid>
      <w:tr w:rsidR="00A0645D" w:rsidRPr="005F3C6E">
        <w:tc>
          <w:tcPr>
            <w:tcW w:w="8414" w:type="dxa"/>
          </w:tcPr>
          <w:p w:rsidR="00A0645D" w:rsidRPr="005F3C6E" w:rsidRDefault="00A0645D" w:rsidP="00D975B0">
            <w:pPr>
              <w:snapToGrid w:val="0"/>
              <w:spacing w:after="120"/>
              <w:jc w:val="both"/>
              <w:rPr>
                <w:rFonts w:ascii="Garamond" w:hAnsi="Garamond"/>
                <w:lang w:eastAsia="zh-CN"/>
              </w:rPr>
            </w:pPr>
            <w:proofErr w:type="gramStart"/>
            <w:r w:rsidRPr="005F3C6E">
              <w:rPr>
                <w:rFonts w:ascii="Garamond" w:hAnsi="Garamond" w:hint="eastAsia"/>
                <w:lang w:eastAsia="zh-CN"/>
              </w:rPr>
              <w:t>E.g.(</w:t>
            </w:r>
            <w:proofErr w:type="gramEnd"/>
            <w:r w:rsidRPr="005F3C6E">
              <w:rPr>
                <w:rFonts w:ascii="Garamond" w:hAnsi="Garamond" w:hint="eastAsia"/>
                <w:lang w:eastAsia="zh-CN"/>
              </w:rPr>
              <w:t>1)</w:t>
            </w:r>
            <w:r w:rsidRPr="005F3C6E">
              <w:rPr>
                <w:rFonts w:ascii="Garamond" w:hAnsi="Garamond"/>
                <w:lang w:eastAsia="zh-CN"/>
              </w:rPr>
              <w:t xml:space="preserve"> Alcibiades praises Socrates with similes, </w:t>
            </w:r>
            <w:r w:rsidRPr="005F3C6E">
              <w:rPr>
                <w:rFonts w:ascii="Garamond" w:hAnsi="Garamond" w:hint="eastAsia"/>
                <w:lang w:eastAsia="zh-CN"/>
              </w:rPr>
              <w:t>comparing him to such mythical figures as</w:t>
            </w:r>
            <w:r w:rsidRPr="005F3C6E">
              <w:rPr>
                <w:rFonts w:ascii="Garamond" w:hAnsi="Garamond"/>
                <w:lang w:eastAsia="zh-CN"/>
              </w:rPr>
              <w:t xml:space="preserve"> Silenus and </w:t>
            </w:r>
            <w:proofErr w:type="spellStart"/>
            <w:r w:rsidRPr="005F3C6E">
              <w:rPr>
                <w:rFonts w:ascii="Garamond" w:hAnsi="Garamond"/>
                <w:lang w:eastAsia="zh-CN"/>
              </w:rPr>
              <w:t>Marsyas</w:t>
            </w:r>
            <w:proofErr w:type="spellEnd"/>
            <w:r w:rsidRPr="005F3C6E">
              <w:rPr>
                <w:rFonts w:ascii="Garamond" w:hAnsi="Garamond"/>
                <w:lang w:eastAsia="zh-CN"/>
              </w:rPr>
              <w:t xml:space="preserve"> (215b-c).</w:t>
            </w:r>
          </w:p>
          <w:p w:rsidR="00A0645D" w:rsidRPr="005F3C6E" w:rsidRDefault="00A0645D" w:rsidP="00D975B0">
            <w:pPr>
              <w:snapToGrid w:val="0"/>
              <w:spacing w:after="120"/>
              <w:jc w:val="both"/>
              <w:rPr>
                <w:rFonts w:ascii="Garamond" w:hAnsi="Garamond"/>
              </w:rPr>
            </w:pPr>
            <w:proofErr w:type="gramStart"/>
            <w:r w:rsidRPr="005F3C6E">
              <w:rPr>
                <w:rFonts w:ascii="Garamond" w:hAnsi="Garamond" w:hint="eastAsia"/>
                <w:lang w:eastAsia="zh-CN"/>
              </w:rPr>
              <w:t>E.g.(</w:t>
            </w:r>
            <w:proofErr w:type="gramEnd"/>
            <w:r w:rsidRPr="005F3C6E">
              <w:rPr>
                <w:rFonts w:ascii="Garamond" w:hAnsi="Garamond" w:hint="eastAsia"/>
                <w:lang w:eastAsia="zh-CN"/>
              </w:rPr>
              <w:t>2)</w:t>
            </w:r>
            <w:r w:rsidRPr="005F3C6E">
              <w:rPr>
                <w:rFonts w:ascii="Garamond" w:hAnsi="Garamond"/>
                <w:lang w:eastAsia="zh-CN"/>
              </w:rPr>
              <w:t xml:space="preserve"> </w:t>
            </w:r>
            <w:r w:rsidRPr="005F3C6E">
              <w:rPr>
                <w:rFonts w:ascii="Garamond" w:hAnsi="Garamond" w:hint="eastAsia"/>
                <w:lang w:eastAsia="zh-CN"/>
              </w:rPr>
              <w:t>The</w:t>
            </w:r>
            <w:r w:rsidRPr="005F3C6E">
              <w:rPr>
                <w:rFonts w:ascii="Garamond" w:hAnsi="Garamond" w:hint="eastAsia"/>
                <w:i/>
                <w:lang w:eastAsia="zh-CN"/>
              </w:rPr>
              <w:t xml:space="preserve"> Symposium</w:t>
            </w:r>
            <w:r w:rsidRPr="005F3C6E">
              <w:rPr>
                <w:rFonts w:ascii="Garamond" w:hAnsi="Garamond" w:hint="eastAsia"/>
                <w:lang w:eastAsia="zh-CN"/>
              </w:rPr>
              <w:t xml:space="preserve"> ends with Socrates leaving the party in sobriety: </w:t>
            </w:r>
            <w:r w:rsidRPr="005F3C6E">
              <w:rPr>
                <w:rFonts w:ascii="Garamond" w:hAnsi="Garamond"/>
                <w:lang w:eastAsia="zh-CN"/>
              </w:rPr>
              <w:t>“He went to the Lyceum, had a bath, spent the rest of the day as he normally would, and then, towards evening, went home to bed</w:t>
            </w:r>
            <w:r>
              <w:rPr>
                <w:rFonts w:ascii="Garamond" w:hAnsi="Garamond"/>
              </w:rPr>
              <w:t>”</w:t>
            </w:r>
            <w:r>
              <w:rPr>
                <w:rFonts w:ascii="Garamond" w:hAnsi="Garamond"/>
                <w:lang w:eastAsia="zh-CN"/>
              </w:rPr>
              <w:t xml:space="preserve"> (223d).</w:t>
            </w:r>
            <w:r w:rsidRPr="005F3C6E">
              <w:rPr>
                <w:rFonts w:ascii="Garamond" w:hAnsi="Garamond"/>
                <w:lang w:eastAsia="zh-CN"/>
              </w:rPr>
              <w:t xml:space="preserve"> </w:t>
            </w:r>
          </w:p>
        </w:tc>
      </w:tr>
    </w:tbl>
    <w:p w:rsidR="00A0645D" w:rsidRPr="00394707" w:rsidRDefault="00A0645D" w:rsidP="00A0645D">
      <w:pPr>
        <w:jc w:val="both"/>
      </w:pPr>
    </w:p>
    <w:p w:rsidR="00A0645D" w:rsidRPr="00394707" w:rsidRDefault="00A0645D" w:rsidP="00A0645D">
      <w:pPr>
        <w:numPr>
          <w:ilvl w:val="0"/>
          <w:numId w:val="8"/>
        </w:numPr>
        <w:jc w:val="both"/>
        <w:rPr>
          <w:i/>
        </w:rPr>
      </w:pPr>
      <w:r w:rsidRPr="00394707">
        <w:rPr>
          <w:i/>
        </w:rPr>
        <w:t>The Nicomachean Ethics</w:t>
      </w:r>
    </w:p>
    <w:p w:rsidR="00A0645D" w:rsidRPr="00394707" w:rsidRDefault="00A0645D" w:rsidP="00A0645D">
      <w:pPr>
        <w:jc w:val="both"/>
        <w:rPr>
          <w:lang w:eastAsia="zh-CN"/>
        </w:rPr>
      </w:pPr>
      <w:r>
        <w:rPr>
          <w:rFonts w:hint="eastAsia"/>
        </w:rPr>
        <w:t>S</w:t>
      </w:r>
      <w:r w:rsidRPr="00394707">
        <w:rPr>
          <w:lang w:eastAsia="zh-CN"/>
        </w:rPr>
        <w:t xml:space="preserve">tate the </w:t>
      </w:r>
      <w:r w:rsidRPr="00FA17E9">
        <w:rPr>
          <w:u w:val="single"/>
          <w:lang w:eastAsia="zh-CN"/>
        </w:rPr>
        <w:t>line number</w:t>
      </w:r>
      <w:r w:rsidRPr="00394707">
        <w:rPr>
          <w:lang w:eastAsia="zh-CN"/>
        </w:rPr>
        <w:t xml:space="preserve"> when </w:t>
      </w:r>
      <w:r>
        <w:rPr>
          <w:rFonts w:hint="eastAsia"/>
        </w:rPr>
        <w:t>making</w:t>
      </w:r>
      <w:r w:rsidRPr="00394707">
        <w:rPr>
          <w:lang w:eastAsia="zh-CN"/>
        </w:rPr>
        <w:t xml:space="preserve"> a quotation</w:t>
      </w:r>
      <w:r>
        <w:rPr>
          <w:rFonts w:hint="eastAsia"/>
        </w:rPr>
        <w:t xml:space="preserve"> </w:t>
      </w:r>
      <w:r>
        <w:t xml:space="preserve">from </w:t>
      </w:r>
      <w:r w:rsidRPr="009B4DB7">
        <w:rPr>
          <w:i/>
        </w:rPr>
        <w:t>The Nicomachean Ethics</w:t>
      </w:r>
      <w:r>
        <w:t xml:space="preserve">, following </w:t>
      </w:r>
      <w:r>
        <w:rPr>
          <w:rFonts w:hint="eastAsia"/>
        </w:rPr>
        <w:t xml:space="preserve">the </w:t>
      </w:r>
      <w:proofErr w:type="spellStart"/>
      <w:r>
        <w:rPr>
          <w:rFonts w:hint="eastAsia"/>
        </w:rPr>
        <w:t>Bekker</w:t>
      </w:r>
      <w:proofErr w:type="spellEnd"/>
      <w:r>
        <w:rPr>
          <w:rFonts w:hint="eastAsia"/>
        </w:rPr>
        <w:t xml:space="preserve"> Numbers</w:t>
      </w:r>
      <w:r>
        <w:t xml:space="preserve"> (e.g., </w:t>
      </w:r>
      <w:r w:rsidRPr="00FA17E9">
        <w:rPr>
          <w:rFonts w:ascii="Garamond" w:hAnsi="Garamond"/>
          <w:lang w:eastAsia="zh-CN"/>
        </w:rPr>
        <w:t>1157b8-14</w:t>
      </w:r>
      <w:r>
        <w:rPr>
          <w:rFonts w:ascii="Garamond" w:hAnsi="Garamond"/>
          <w:lang w:eastAsia="zh-CN"/>
        </w:rPr>
        <w:t>)</w:t>
      </w:r>
      <w:r>
        <w:rPr>
          <w:rFonts w:hint="eastAsia"/>
        </w:rPr>
        <w:t xml:space="preserve">. You will find such references in the margins of most </w:t>
      </w:r>
      <w:r>
        <w:t>published books</w:t>
      </w:r>
      <w:r>
        <w:rPr>
          <w:rFonts w:hint="eastAsia"/>
        </w:rPr>
        <w:t xml:space="preserve"> of Aristotle</w:t>
      </w:r>
      <w:r>
        <w:t>’</w:t>
      </w:r>
      <w:r>
        <w:rPr>
          <w:rFonts w:hint="eastAsia"/>
        </w:rPr>
        <w:t>s works)</w:t>
      </w:r>
      <w:r w:rsidRPr="00394707">
        <w:rPr>
          <w:lang w:eastAsia="zh-CN"/>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A0645D" w:rsidRPr="005F3C6E">
        <w:tc>
          <w:tcPr>
            <w:tcW w:w="8522" w:type="dxa"/>
          </w:tcPr>
          <w:p w:rsidR="00A0645D" w:rsidRPr="00514F99" w:rsidRDefault="00A0645D" w:rsidP="00D975B0">
            <w:pPr>
              <w:snapToGrid w:val="0"/>
              <w:spacing w:after="120"/>
              <w:jc w:val="both"/>
            </w:pPr>
            <w:proofErr w:type="gramStart"/>
            <w:r w:rsidRPr="005F3C6E">
              <w:rPr>
                <w:rFonts w:ascii="Garamond" w:hAnsi="Garamond"/>
                <w:lang w:eastAsia="zh-CN"/>
              </w:rPr>
              <w:t>E.g.(</w:t>
            </w:r>
            <w:proofErr w:type="gramEnd"/>
            <w:r w:rsidRPr="005F3C6E">
              <w:rPr>
                <w:rFonts w:ascii="Garamond" w:hAnsi="Garamond"/>
                <w:lang w:eastAsia="zh-CN"/>
              </w:rPr>
              <w:t xml:space="preserve">1) Aristotle mentions that friendship will fade out after long separation (VIII 5, </w:t>
            </w:r>
            <w:r w:rsidRPr="005F3C6E">
              <w:rPr>
                <w:rFonts w:ascii="Garamond" w:hAnsi="Garamond"/>
                <w:lang w:eastAsia="zh-CN"/>
              </w:rPr>
              <w:lastRenderedPageBreak/>
              <w:t>1157b8-14)</w:t>
            </w:r>
            <w:r w:rsidRPr="005F3C6E">
              <w:rPr>
                <w:rFonts w:ascii="Garamond" w:hAnsi="Garamond" w:hint="eastAsia"/>
              </w:rPr>
              <w:t>.</w:t>
            </w:r>
            <w:r w:rsidRPr="005F3C6E">
              <w:rPr>
                <w:rFonts w:ascii="Garamond" w:hAnsi="Garamond"/>
                <w:lang w:eastAsia="zh-CN"/>
              </w:rPr>
              <w:t xml:space="preserve"> </w:t>
            </w:r>
            <w:r w:rsidRPr="00514F99">
              <w:t>[i.e.</w:t>
            </w:r>
            <w:r>
              <w:rPr>
                <w:rFonts w:hint="eastAsia"/>
              </w:rPr>
              <w:t>,</w:t>
            </w:r>
            <w:r w:rsidRPr="00514F99">
              <w:t xml:space="preserve"> Book 8, Chapter 5, Line</w:t>
            </w:r>
            <w:r>
              <w:rPr>
                <w:rFonts w:hint="eastAsia"/>
              </w:rPr>
              <w:t>s 8-14 of</w:t>
            </w:r>
            <w:r>
              <w:t xml:space="preserve"> 1157b</w:t>
            </w:r>
            <w:r w:rsidRPr="00514F99">
              <w:t>].</w:t>
            </w:r>
          </w:p>
          <w:p w:rsidR="00A0645D" w:rsidRPr="005F3C6E" w:rsidRDefault="00A0645D" w:rsidP="00D975B0">
            <w:pPr>
              <w:snapToGrid w:val="0"/>
              <w:spacing w:after="120"/>
              <w:jc w:val="both"/>
              <w:rPr>
                <w:rFonts w:ascii="Garamond" w:eastAsia="宋体" w:hAnsi="Garamond"/>
                <w:lang w:eastAsia="zh-CN"/>
              </w:rPr>
            </w:pPr>
            <w:r w:rsidRPr="005F3C6E">
              <w:rPr>
                <w:rFonts w:ascii="Garamond" w:hAnsi="Garamond" w:hint="eastAsia"/>
                <w:lang w:eastAsia="zh-CN"/>
              </w:rPr>
              <w:t>E.g.</w:t>
            </w:r>
            <w:r w:rsidRPr="005F3C6E">
              <w:rPr>
                <w:rFonts w:ascii="Garamond" w:hAnsi="Garamond"/>
                <w:lang w:eastAsia="zh-CN"/>
              </w:rPr>
              <w:t>(2) Aristotle emphasizes the importance of “living together”: “those who approve of each other but do not spend all their time together seem to be well disposed rather than friendly, because nothing is so characteristic of friends as spending time together (VIII 5, 1157b20 f.)</w:t>
            </w:r>
            <w:r w:rsidRPr="005F3C6E">
              <w:rPr>
                <w:rFonts w:ascii="Garamond" w:hAnsi="Garamond" w:hint="eastAsia"/>
              </w:rPr>
              <w:t>.</w:t>
            </w:r>
            <w:r w:rsidRPr="005F3C6E">
              <w:rPr>
                <w:rFonts w:ascii="Garamond" w:hAnsi="Garamond"/>
              </w:rPr>
              <w:t>”</w:t>
            </w:r>
            <w:r w:rsidRPr="005F3C6E">
              <w:rPr>
                <w:rFonts w:ascii="Garamond" w:hAnsi="Garamond"/>
                <w:lang w:eastAsia="zh-CN"/>
              </w:rPr>
              <w:t xml:space="preserve"> </w:t>
            </w:r>
            <w:r>
              <w:t>[“</w:t>
            </w:r>
            <w:r w:rsidRPr="00514F99">
              <w:t>VIII 5, 1157b20 f</w:t>
            </w:r>
            <w:r w:rsidRPr="00514F99">
              <w:rPr>
                <w:rFonts w:hint="eastAsia"/>
              </w:rPr>
              <w:t>.</w:t>
            </w:r>
            <w:r w:rsidRPr="00514F99">
              <w:t>”</w:t>
            </w:r>
            <w:r w:rsidRPr="00514F99">
              <w:rPr>
                <w:rFonts w:hint="eastAsia"/>
              </w:rPr>
              <w:t xml:space="preserve"> means</w:t>
            </w:r>
            <w:r w:rsidRPr="00514F99">
              <w:t xml:space="preserve"> Book 8, Chapter 5, Line</w:t>
            </w:r>
            <w:r>
              <w:rPr>
                <w:rFonts w:hint="eastAsia"/>
              </w:rPr>
              <w:t xml:space="preserve"> 20 forward of</w:t>
            </w:r>
            <w:r w:rsidRPr="00514F99">
              <w:t xml:space="preserve"> 1157b20</w:t>
            </w:r>
            <w:r w:rsidRPr="005F3C6E">
              <w:rPr>
                <w:rFonts w:ascii="宋体" w:eastAsia="宋体" w:hAnsi="宋体"/>
                <w:lang w:eastAsia="zh-CN"/>
              </w:rPr>
              <w:t>.</w:t>
            </w:r>
            <w:r w:rsidRPr="00514F99">
              <w:t>]</w:t>
            </w:r>
          </w:p>
        </w:tc>
      </w:tr>
    </w:tbl>
    <w:p w:rsidR="00A0645D" w:rsidRDefault="00A0645D" w:rsidP="00A0645D">
      <w:pPr>
        <w:jc w:val="both"/>
      </w:pPr>
    </w:p>
    <w:p w:rsidR="00A0645D" w:rsidRPr="00394707" w:rsidRDefault="00A0645D" w:rsidP="00A0645D">
      <w:pPr>
        <w:numPr>
          <w:ilvl w:val="0"/>
          <w:numId w:val="8"/>
        </w:numPr>
        <w:jc w:val="both"/>
      </w:pPr>
      <w:r w:rsidRPr="00394707">
        <w:rPr>
          <w:rFonts w:hAnsi="PMingLiU"/>
        </w:rPr>
        <w:t>《論語》</w:t>
      </w:r>
      <w:r w:rsidRPr="000C0DD8">
        <w:rPr>
          <w:rFonts w:hAnsi="PMingLiU"/>
          <w:i/>
        </w:rPr>
        <w:t>The Analects</w:t>
      </w:r>
    </w:p>
    <w:p w:rsidR="00A0645D" w:rsidRDefault="00A0645D" w:rsidP="00A0645D">
      <w:pPr>
        <w:jc w:val="both"/>
        <w:rPr>
          <w:rFonts w:ascii="PMingLiU" w:hAnsi="PMingLiU"/>
        </w:rPr>
      </w:pPr>
      <w:r w:rsidRPr="00394707">
        <w:rPr>
          <w:rFonts w:hAnsi="PMingLiU"/>
        </w:rPr>
        <w:t>徵引《論語》</w:t>
      </w:r>
      <w:r>
        <w:rPr>
          <w:rFonts w:hAnsi="PMingLiU"/>
        </w:rPr>
        <w:t>原文</w:t>
      </w:r>
      <w:r>
        <w:rPr>
          <w:rFonts w:hAnsi="PMingLiU" w:hint="eastAsia"/>
        </w:rPr>
        <w:t>，</w:t>
      </w:r>
      <w:r w:rsidRPr="00394707">
        <w:rPr>
          <w:rFonts w:hAnsi="PMingLiU"/>
        </w:rPr>
        <w:t>請標明引</w:t>
      </w:r>
      <w:r>
        <w:rPr>
          <w:rFonts w:hAnsi="PMingLiU" w:hint="eastAsia"/>
        </w:rPr>
        <w:t>文出自哪一個</w:t>
      </w:r>
      <w:r w:rsidRPr="00773FF2">
        <w:rPr>
          <w:rFonts w:hAnsi="PMingLiU"/>
          <w:b/>
        </w:rPr>
        <w:t>篇章</w:t>
      </w:r>
      <w:r w:rsidRPr="00394707">
        <w:rPr>
          <w:rFonts w:hAnsi="PMingLiU"/>
        </w:rPr>
        <w:t>。《論語》</w:t>
      </w:r>
      <w:r w:rsidRPr="00676695">
        <w:rPr>
          <w:rFonts w:hAnsi="PMingLiU" w:hint="eastAsia"/>
        </w:rPr>
        <w:t>各</w:t>
      </w:r>
      <w:r>
        <w:rPr>
          <w:rFonts w:hAnsi="PMingLiU" w:hint="eastAsia"/>
        </w:rPr>
        <w:t>篇</w:t>
      </w:r>
      <w:r w:rsidRPr="00676695">
        <w:rPr>
          <w:rFonts w:hAnsi="PMingLiU"/>
        </w:rPr>
        <w:t>章</w:t>
      </w:r>
      <w:r>
        <w:rPr>
          <w:rFonts w:hAnsi="PMingLiU" w:hint="eastAsia"/>
        </w:rPr>
        <w:t>均已統一編號，例一</w:t>
      </w:r>
      <w:r>
        <w:rPr>
          <w:rFonts w:ascii="PMingLiU" w:hAnsi="PMingLiU" w:cs="PMingLiU" w:hint="eastAsia"/>
        </w:rPr>
        <w:t>所引</w:t>
      </w:r>
      <w:r>
        <w:rPr>
          <w:rFonts w:hAnsi="PMingLiU" w:hint="eastAsia"/>
        </w:rPr>
        <w:t>之章句，標準編號為</w:t>
      </w:r>
      <w:r w:rsidRPr="00082FFE">
        <w:rPr>
          <w:rFonts w:ascii="DFKai-SB" w:eastAsia="DFKai-SB" w:hAnsi="DFKai-SB"/>
        </w:rPr>
        <w:t>13.18</w:t>
      </w:r>
      <w:r>
        <w:rPr>
          <w:rFonts w:ascii="PMingLiU" w:hAnsi="PMingLiU" w:cs="PMingLiU" w:hint="eastAsia"/>
        </w:rPr>
        <w:t>，表示</w:t>
      </w:r>
      <w:r>
        <w:rPr>
          <w:rFonts w:hAnsi="PMingLiU" w:hint="eastAsia"/>
        </w:rPr>
        <w:t>章句</w:t>
      </w:r>
      <w:r>
        <w:rPr>
          <w:rFonts w:ascii="PMingLiU" w:hAnsi="PMingLiU" w:cs="PMingLiU" w:hint="eastAsia"/>
        </w:rPr>
        <w:t>出於</w:t>
      </w:r>
      <w:r w:rsidRPr="00394707">
        <w:rPr>
          <w:rFonts w:hAnsi="PMingLiU"/>
        </w:rPr>
        <w:t>《論語》</w:t>
      </w:r>
      <w:r w:rsidRPr="00082FFE">
        <w:rPr>
          <w:rFonts w:ascii="PMingLiU" w:hAnsi="PMingLiU"/>
        </w:rPr>
        <w:t>第十三篇十八節</w:t>
      </w:r>
      <w:r>
        <w:rPr>
          <w:rFonts w:ascii="PMingLiU" w:hAnsi="PMingLiU" w:hint="eastAsia"/>
        </w:rPr>
        <w:t>。例二之</w:t>
      </w:r>
      <w:r w:rsidRPr="00082FFE">
        <w:rPr>
          <w:rFonts w:ascii="DFKai-SB" w:eastAsia="DFKai-SB" w:hAnsi="DFKai-SB"/>
        </w:rPr>
        <w:t>7.22</w:t>
      </w:r>
      <w:r>
        <w:rPr>
          <w:rFonts w:ascii="PMingLiU" w:hAnsi="PMingLiU" w:cs="PMingLiU" w:hint="eastAsia"/>
        </w:rPr>
        <w:t>，表示</w:t>
      </w:r>
      <w:r>
        <w:rPr>
          <w:rFonts w:hAnsi="PMingLiU" w:hint="eastAsia"/>
        </w:rPr>
        <w:t>章句</w:t>
      </w:r>
      <w:r>
        <w:rPr>
          <w:rFonts w:ascii="PMingLiU" w:hAnsi="PMingLiU" w:cs="PMingLiU" w:hint="eastAsia"/>
        </w:rPr>
        <w:t>出於</w:t>
      </w:r>
      <w:r w:rsidRPr="00394707">
        <w:rPr>
          <w:rFonts w:hAnsi="PMingLiU"/>
        </w:rPr>
        <w:t>《論語》</w:t>
      </w:r>
      <w:r w:rsidRPr="00082FFE">
        <w:rPr>
          <w:rFonts w:ascii="PMingLiU" w:hAnsi="PMingLiU" w:hint="eastAsia"/>
        </w:rPr>
        <w:t>第七篇二十二節</w:t>
      </w:r>
      <w:r>
        <w:rPr>
          <w:rFonts w:hAnsi="PMingLiU" w:hint="eastAsia"/>
        </w:rPr>
        <w:t>。</w:t>
      </w:r>
    </w:p>
    <w:p w:rsidR="00A0645D" w:rsidRPr="00527714" w:rsidRDefault="00A0645D" w:rsidP="00A0645D">
      <w:pPr>
        <w:jc w:val="both"/>
      </w:pPr>
      <w:r w:rsidRPr="00527714">
        <w:t xml:space="preserve">State the </w:t>
      </w:r>
      <w:r w:rsidRPr="00B907EC">
        <w:rPr>
          <w:u w:val="single"/>
        </w:rPr>
        <w:t>book and verse number</w:t>
      </w:r>
      <w:r w:rsidRPr="00527714">
        <w:t xml:space="preserve"> when making a quotation from </w:t>
      </w:r>
      <w:r w:rsidRPr="00527714">
        <w:rPr>
          <w:i/>
        </w:rPr>
        <w:t>The Analects</w:t>
      </w:r>
      <w:r w:rsidRPr="00527714">
        <w:t xml:space="preserve">. All books and verses in </w:t>
      </w:r>
      <w:r w:rsidRPr="00527714">
        <w:rPr>
          <w:i/>
        </w:rPr>
        <w:t>The Analects</w:t>
      </w:r>
      <w:r w:rsidRPr="00527714">
        <w:t xml:space="preserve"> </w:t>
      </w:r>
      <w:r>
        <w:t>have a reference</w:t>
      </w:r>
      <w:r w:rsidRPr="00527714">
        <w:t xml:space="preserve"> number though slight variation may be found in different editions and translations</w:t>
      </w:r>
      <w:r>
        <w:t xml:space="preserve">. For example, there are slight differences </w:t>
      </w:r>
      <w:r>
        <w:rPr>
          <w:rFonts w:hint="eastAsia"/>
        </w:rPr>
        <w:t>in the designation of</w:t>
      </w:r>
      <w:r>
        <w:t xml:space="preserve"> book and verse numbers </w:t>
      </w:r>
      <w:r>
        <w:rPr>
          <w:rFonts w:hint="eastAsia"/>
        </w:rPr>
        <w:t>between</w:t>
      </w:r>
      <w:r>
        <w:t xml:space="preserve"> Yang </w:t>
      </w:r>
      <w:proofErr w:type="spellStart"/>
      <w:r>
        <w:t>Bojun’s</w:t>
      </w:r>
      <w:proofErr w:type="spellEnd"/>
      <w:r>
        <w:t xml:space="preserve"> edition</w:t>
      </w:r>
      <w:r>
        <w:rPr>
          <w:rFonts w:hint="eastAsia"/>
        </w:rPr>
        <w:t xml:space="preserve"> (used</w:t>
      </w:r>
      <w:r>
        <w:t xml:space="preserve"> in our textbook</w:t>
      </w:r>
      <w:r>
        <w:rPr>
          <w:rFonts w:hint="eastAsia"/>
        </w:rPr>
        <w:t>)</w:t>
      </w:r>
      <w:r>
        <w:t xml:space="preserve"> and Burton Watson’s translation</w:t>
      </w:r>
      <w:r>
        <w:rPr>
          <w:rFonts w:hint="eastAsia"/>
        </w:rPr>
        <w:t xml:space="preserve"> (</w:t>
      </w:r>
      <w:r>
        <w:t>used in our English course pack</w:t>
      </w:r>
      <w:r>
        <w:rPr>
          <w:rFonts w:hint="eastAsia"/>
        </w:rPr>
        <w:t>)</w:t>
      </w:r>
      <w:r>
        <w:t xml:space="preserve">. </w:t>
      </w:r>
      <w:r>
        <w:rPr>
          <w:rFonts w:hint="eastAsia"/>
        </w:rPr>
        <w:t>I</w:t>
      </w:r>
      <w:r w:rsidRPr="00527714">
        <w:t xml:space="preserve">n example </w:t>
      </w:r>
      <w:r>
        <w:rPr>
          <w:rFonts w:hint="eastAsia"/>
        </w:rPr>
        <w:t>(</w:t>
      </w:r>
      <w:r w:rsidRPr="00527714">
        <w:t>1</w:t>
      </w:r>
      <w:r>
        <w:rPr>
          <w:rFonts w:hint="eastAsia"/>
        </w:rPr>
        <w:t>), below,</w:t>
      </w:r>
      <w:r w:rsidRPr="00527714">
        <w:t xml:space="preserve"> </w:t>
      </w:r>
      <w:r>
        <w:rPr>
          <w:rFonts w:hint="eastAsia"/>
        </w:rPr>
        <w:t>t</w:t>
      </w:r>
      <w:r w:rsidRPr="00527714">
        <w:t xml:space="preserve">he </w:t>
      </w:r>
      <w:r>
        <w:t xml:space="preserve">reference </w:t>
      </w:r>
      <w:r w:rsidRPr="00527714">
        <w:t xml:space="preserve">number of the quotation </w:t>
      </w:r>
      <w:r>
        <w:t>is 13:</w:t>
      </w:r>
      <w:r w:rsidRPr="00527714">
        <w:t>18, which means Book</w:t>
      </w:r>
      <w:r>
        <w:t xml:space="preserve"> 13, </w:t>
      </w:r>
      <w:r>
        <w:rPr>
          <w:rFonts w:hint="eastAsia"/>
        </w:rPr>
        <w:t>Verse</w:t>
      </w:r>
      <w:r>
        <w:t xml:space="preserve"> 18</w:t>
      </w:r>
      <w:r>
        <w:rPr>
          <w:rFonts w:hint="eastAsia"/>
        </w:rPr>
        <w:t xml:space="preserve"> of</w:t>
      </w:r>
      <w:r w:rsidRPr="00527714">
        <w:t xml:space="preserve"> </w:t>
      </w:r>
      <w:r w:rsidRPr="00527714">
        <w:rPr>
          <w:i/>
        </w:rPr>
        <w:t>The Analects</w:t>
      </w:r>
      <w:r w:rsidRPr="00527714">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A0645D" w:rsidRPr="005F3C6E">
        <w:tc>
          <w:tcPr>
            <w:tcW w:w="8522" w:type="dxa"/>
          </w:tcPr>
          <w:p w:rsidR="00A0645D" w:rsidRDefault="00A0645D" w:rsidP="00D975B0">
            <w:pPr>
              <w:snapToGrid w:val="0"/>
              <w:spacing w:after="120"/>
              <w:jc w:val="both"/>
              <w:rPr>
                <w:rFonts w:ascii="DFKai-SB" w:eastAsia="DFKai-SB" w:hAnsi="DFKai-SB" w:cs="PMingLiU"/>
              </w:rPr>
            </w:pPr>
            <w:r w:rsidRPr="005A4C83">
              <w:rPr>
                <w:rFonts w:ascii="DFKai-SB" w:eastAsia="DFKai-SB" w:hAnsi="DFKai-SB" w:cs="PMingLiU" w:hint="eastAsia"/>
              </w:rPr>
              <w:t>例（1）</w:t>
            </w:r>
            <w:r w:rsidRPr="005A4C83">
              <w:rPr>
                <w:rFonts w:ascii="DFKai-SB" w:eastAsia="DFKai-SB" w:hAnsi="DFKai-SB" w:cs="PMingLiU"/>
              </w:rPr>
              <w:t>孔子認爲兒子隱瞞父親的過犯是直率的表現(13.18)。</w:t>
            </w:r>
          </w:p>
          <w:p w:rsidR="00A0645D" w:rsidRPr="007537A5" w:rsidRDefault="00A0645D" w:rsidP="00D975B0">
            <w:pPr>
              <w:snapToGrid w:val="0"/>
              <w:spacing w:after="120"/>
              <w:jc w:val="both"/>
              <w:rPr>
                <w:rFonts w:ascii="Garamond" w:eastAsia="DFKai-SB" w:hAnsi="Garamond" w:cs="PMingLiU"/>
              </w:rPr>
            </w:pPr>
            <w:proofErr w:type="gramStart"/>
            <w:r>
              <w:rPr>
                <w:rFonts w:ascii="Garamond" w:eastAsia="DFKai-SB" w:hAnsi="Garamond" w:cs="PMingLiU"/>
              </w:rPr>
              <w:t>E.g.(</w:t>
            </w:r>
            <w:proofErr w:type="gramEnd"/>
            <w:r>
              <w:rPr>
                <w:rFonts w:ascii="Garamond" w:eastAsia="DFKai-SB" w:hAnsi="Garamond" w:cs="PMingLiU"/>
              </w:rPr>
              <w:t xml:space="preserve">1) </w:t>
            </w:r>
            <w:r>
              <w:rPr>
                <w:rFonts w:ascii="Garamond" w:hAnsi="Garamond"/>
              </w:rPr>
              <w:t>Confucius thinks that covering up the crimes of one’s father was an act of honesty (13:18).</w:t>
            </w:r>
          </w:p>
          <w:p w:rsidR="00A0645D" w:rsidRDefault="00A0645D" w:rsidP="00D975B0">
            <w:pPr>
              <w:snapToGrid w:val="0"/>
              <w:spacing w:after="120"/>
              <w:jc w:val="both"/>
              <w:rPr>
                <w:rFonts w:ascii="DFKai-SB" w:eastAsia="DFKai-SB" w:hAnsi="DFKai-SB" w:cs="PMingLiU"/>
              </w:rPr>
            </w:pPr>
            <w:r w:rsidRPr="005A4C83">
              <w:rPr>
                <w:rFonts w:ascii="DFKai-SB" w:eastAsia="DFKai-SB" w:hAnsi="DFKai-SB" w:cs="PMingLiU" w:hint="eastAsia"/>
              </w:rPr>
              <w:t>例（2）孔子主張學習朋友的優點，看到朋友的缺點，則反省自己，加以改正：「子曰：『三人行，必有我師焉：擇其善者而從之，其不善者而改之。』」</w:t>
            </w:r>
            <w:r w:rsidRPr="005A4C83">
              <w:rPr>
                <w:rFonts w:ascii="DFKai-SB" w:eastAsia="DFKai-SB" w:hAnsi="DFKai-SB" w:cs="PMingLiU"/>
              </w:rPr>
              <w:t>(7.22)</w:t>
            </w:r>
          </w:p>
          <w:p w:rsidR="00A0645D" w:rsidRPr="00B907EC" w:rsidRDefault="00A0645D" w:rsidP="00D975B0">
            <w:pPr>
              <w:pStyle w:val="Default"/>
              <w:rPr>
                <w:rFonts w:ascii="Garamond" w:hAnsi="Garamond"/>
              </w:rPr>
            </w:pPr>
            <w:r w:rsidRPr="00B907EC">
              <w:rPr>
                <w:rFonts w:ascii="Garamond" w:hAnsi="Garamond"/>
              </w:rPr>
              <w:t xml:space="preserve">E.g. (2) Confucius </w:t>
            </w:r>
            <w:r>
              <w:rPr>
                <w:rFonts w:ascii="Garamond" w:hAnsi="Garamond"/>
              </w:rPr>
              <w:t>suggests</w:t>
            </w:r>
            <w:r w:rsidRPr="00B907EC">
              <w:rPr>
                <w:rFonts w:ascii="Garamond" w:hAnsi="Garamond"/>
              </w:rPr>
              <w:t xml:space="preserve"> that we should learn from our friends</w:t>
            </w:r>
            <w:r>
              <w:rPr>
                <w:rFonts w:ascii="Garamond" w:hAnsi="Garamond"/>
              </w:rPr>
              <w:t>’</w:t>
            </w:r>
            <w:r>
              <w:rPr>
                <w:rFonts w:ascii="Garamond" w:hAnsi="Garamond" w:hint="eastAsia"/>
              </w:rPr>
              <w:t xml:space="preserve"> strengths</w:t>
            </w:r>
            <w:r w:rsidRPr="00B907EC">
              <w:rPr>
                <w:rFonts w:ascii="Garamond" w:hAnsi="Garamond"/>
              </w:rPr>
              <w:t xml:space="preserve"> and </w:t>
            </w:r>
            <w:r>
              <w:rPr>
                <w:rFonts w:ascii="Garamond" w:hAnsi="Garamond" w:hint="eastAsia"/>
              </w:rPr>
              <w:t>take their weaknesses as motivations for self-examination</w:t>
            </w:r>
            <w:r w:rsidRPr="00B907EC">
              <w:rPr>
                <w:rFonts w:ascii="Garamond" w:hAnsi="Garamond"/>
              </w:rPr>
              <w:t>: “The Master said, When I walk with two others, I'm bound to find my teacher there. I single out their good points and pursue them, note their bad points and make my corrections.” (7:21)</w:t>
            </w:r>
          </w:p>
        </w:tc>
      </w:tr>
    </w:tbl>
    <w:p w:rsidR="00A0645D" w:rsidRPr="00394707" w:rsidRDefault="00A0645D" w:rsidP="00A0645D">
      <w:pPr>
        <w:jc w:val="both"/>
      </w:pPr>
    </w:p>
    <w:p w:rsidR="00A0645D" w:rsidRPr="00394707" w:rsidRDefault="00A0645D" w:rsidP="00A0645D">
      <w:pPr>
        <w:numPr>
          <w:ilvl w:val="0"/>
          <w:numId w:val="8"/>
        </w:numPr>
        <w:jc w:val="both"/>
      </w:pPr>
      <w:r w:rsidRPr="00394707">
        <w:rPr>
          <w:rFonts w:hAnsi="PMingLiU"/>
        </w:rPr>
        <w:t>《莊子》</w:t>
      </w:r>
      <w:r w:rsidRPr="00B907EC">
        <w:rPr>
          <w:rFonts w:hAnsi="PMingLiU"/>
          <w:i/>
        </w:rPr>
        <w:t>Chuang Tzu</w:t>
      </w:r>
    </w:p>
    <w:p w:rsidR="00A0645D" w:rsidRDefault="00A0645D" w:rsidP="00A0645D">
      <w:pPr>
        <w:jc w:val="both"/>
        <w:rPr>
          <w:rFonts w:ascii="PMingLiU" w:hAnsi="PMingLiU"/>
          <w:b/>
        </w:rPr>
      </w:pPr>
      <w:r w:rsidRPr="00394707">
        <w:rPr>
          <w:rFonts w:hAnsi="PMingLiU"/>
        </w:rPr>
        <w:t>徵引《莊子》原文時</w:t>
      </w:r>
      <w:r>
        <w:rPr>
          <w:rFonts w:hAnsi="PMingLiU" w:hint="eastAsia"/>
        </w:rPr>
        <w:t>，</w:t>
      </w:r>
      <w:r>
        <w:rPr>
          <w:rFonts w:hAnsi="PMingLiU"/>
        </w:rPr>
        <w:t>請</w:t>
      </w:r>
      <w:r w:rsidRPr="00394707">
        <w:rPr>
          <w:rFonts w:hAnsi="PMingLiU"/>
        </w:rPr>
        <w:t>標明引</w:t>
      </w:r>
      <w:r>
        <w:rPr>
          <w:rFonts w:hAnsi="PMingLiU" w:hint="eastAsia"/>
        </w:rPr>
        <w:t>文所出之</w:t>
      </w:r>
      <w:r w:rsidRPr="00676695">
        <w:rPr>
          <w:rFonts w:hAnsi="PMingLiU"/>
          <w:b/>
          <w:u w:val="single"/>
        </w:rPr>
        <w:t>篇名</w:t>
      </w:r>
      <w:r w:rsidRPr="00676695">
        <w:rPr>
          <w:rFonts w:ascii="PMingLiU" w:hAnsi="PMingLiU" w:hint="eastAsia"/>
          <w:b/>
          <w:u w:val="single"/>
        </w:rPr>
        <w:t>及課本頁數</w:t>
      </w:r>
      <w:r w:rsidRPr="00AE6CB5">
        <w:rPr>
          <w:rFonts w:ascii="PMingLiU" w:hAnsi="PMingLiU"/>
        </w:rPr>
        <w:t>。</w:t>
      </w:r>
      <w:r w:rsidRPr="00394707">
        <w:rPr>
          <w:rFonts w:hAnsi="PMingLiU"/>
          <w:lang w:eastAsia="ja-JP"/>
        </w:rPr>
        <w:t>《莊子》</w:t>
      </w:r>
      <w:r w:rsidRPr="00676695">
        <w:rPr>
          <w:rFonts w:hAnsi="PMingLiU" w:hint="eastAsia"/>
          <w:lang w:eastAsia="ja-JP"/>
        </w:rPr>
        <w:t>各</w:t>
      </w:r>
      <w:r>
        <w:rPr>
          <w:rFonts w:hAnsi="PMingLiU" w:hint="eastAsia"/>
          <w:lang w:eastAsia="ja-JP"/>
        </w:rPr>
        <w:t>篇</w:t>
      </w:r>
      <w:r w:rsidRPr="00676695">
        <w:rPr>
          <w:rFonts w:hAnsi="PMingLiU"/>
          <w:lang w:eastAsia="ja-JP"/>
        </w:rPr>
        <w:t>章</w:t>
      </w:r>
      <w:r>
        <w:rPr>
          <w:rFonts w:hAnsi="PMingLiU" w:hint="eastAsia"/>
          <w:lang w:eastAsia="ja-JP"/>
        </w:rPr>
        <w:t>並未有統一編號，可按傳統之</w:t>
      </w:r>
      <w:r w:rsidRPr="00394707">
        <w:rPr>
          <w:rFonts w:hAnsi="PMingLiU"/>
          <w:lang w:eastAsia="ja-JP"/>
        </w:rPr>
        <w:t>徵引</w:t>
      </w:r>
      <w:r>
        <w:rPr>
          <w:rFonts w:hAnsi="PMingLiU" w:hint="eastAsia"/>
          <w:lang w:eastAsia="ja-JP"/>
        </w:rPr>
        <w:t>規格，書明所出之篇名（如</w:t>
      </w:r>
      <w:r w:rsidRPr="00A20F45">
        <w:rPr>
          <w:rFonts w:hAnsi="PMingLiU"/>
          <w:lang w:eastAsia="ja-JP"/>
        </w:rPr>
        <w:t>《莊子</w:t>
      </w:r>
      <w:r w:rsidRPr="00A20F45">
        <w:rPr>
          <w:rFonts w:hAnsi="PMingLiU" w:hint="eastAsia"/>
          <w:lang w:eastAsia="ja-JP"/>
        </w:rPr>
        <w:t>・</w:t>
      </w:r>
      <w:r w:rsidRPr="00A20F45">
        <w:rPr>
          <w:rFonts w:hAnsi="PMingLiU"/>
          <w:lang w:eastAsia="ja-JP"/>
        </w:rPr>
        <w:t>逍遙遊》</w:t>
      </w:r>
      <w:r>
        <w:rPr>
          <w:rFonts w:hAnsi="PMingLiU" w:hint="eastAsia"/>
          <w:lang w:eastAsia="ja-JP"/>
        </w:rPr>
        <w:t>）。</w:t>
      </w:r>
      <w:r>
        <w:rPr>
          <w:rFonts w:hAnsi="PMingLiU" w:hint="eastAsia"/>
        </w:rPr>
        <w:t>為方便讀者在原文查閱所引章句，</w:t>
      </w:r>
      <w:r w:rsidRPr="00A20F45">
        <w:rPr>
          <w:rFonts w:hAnsi="PMingLiU" w:hint="eastAsia"/>
        </w:rPr>
        <w:t>可同時書明</w:t>
      </w:r>
      <w:r w:rsidRPr="00394707">
        <w:rPr>
          <w:rFonts w:hAnsi="PMingLiU"/>
        </w:rPr>
        <w:t>引</w:t>
      </w:r>
      <w:r>
        <w:rPr>
          <w:rFonts w:hAnsi="PMingLiU" w:hint="eastAsia"/>
        </w:rPr>
        <w:t>所出之</w:t>
      </w:r>
      <w:r w:rsidRPr="00A20F45">
        <w:rPr>
          <w:rFonts w:ascii="PMingLiU" w:hAnsi="PMingLiU" w:hint="eastAsia"/>
        </w:rPr>
        <w:t>課本頁數</w:t>
      </w:r>
      <w:r w:rsidRPr="00A20F45">
        <w:rPr>
          <w:rFonts w:ascii="PMingLiU" w:hAnsi="PMingLiU" w:hint="eastAsia"/>
          <w:b/>
        </w:rPr>
        <w:t>。</w:t>
      </w:r>
    </w:p>
    <w:p w:rsidR="00A0645D" w:rsidRPr="00B21F04" w:rsidRDefault="00A0645D" w:rsidP="00A0645D">
      <w:pPr>
        <w:jc w:val="both"/>
        <w:rPr>
          <w:rFonts w:eastAsia="宋体"/>
        </w:rPr>
      </w:pPr>
      <w:r w:rsidRPr="00B21F04">
        <w:lastRenderedPageBreak/>
        <w:t xml:space="preserve">State the </w:t>
      </w:r>
      <w:r>
        <w:rPr>
          <w:rFonts w:hint="eastAsia"/>
          <w:u w:val="single"/>
        </w:rPr>
        <w:t>chapter</w:t>
      </w:r>
      <w:r w:rsidRPr="00CB5890">
        <w:rPr>
          <w:u w:val="single"/>
        </w:rPr>
        <w:t xml:space="preserve"> title</w:t>
      </w:r>
      <w:r>
        <w:rPr>
          <w:u w:val="single"/>
        </w:rPr>
        <w:t>, book title,</w:t>
      </w:r>
      <w:r w:rsidRPr="00CB5890">
        <w:rPr>
          <w:u w:val="single"/>
        </w:rPr>
        <w:t xml:space="preserve"> and page number</w:t>
      </w:r>
      <w:r>
        <w:t xml:space="preserve"> in the English course pack </w:t>
      </w:r>
      <w:r>
        <w:rPr>
          <w:rFonts w:hint="eastAsia"/>
        </w:rPr>
        <w:t xml:space="preserve">(taken from Victor </w:t>
      </w:r>
      <w:proofErr w:type="spellStart"/>
      <w:r>
        <w:rPr>
          <w:rFonts w:hint="eastAsia"/>
        </w:rPr>
        <w:t>Mair</w:t>
      </w:r>
      <w:r>
        <w:t>’</w:t>
      </w:r>
      <w:r>
        <w:rPr>
          <w:rFonts w:hint="eastAsia"/>
        </w:rPr>
        <w:t>s</w:t>
      </w:r>
      <w:proofErr w:type="spellEnd"/>
      <w:r>
        <w:rPr>
          <w:rFonts w:hint="eastAsia"/>
        </w:rPr>
        <w:t xml:space="preserve"> translation in </w:t>
      </w:r>
      <w:r w:rsidRPr="007427D4">
        <w:rPr>
          <w:i/>
        </w:rPr>
        <w:t>Wandering on the Way: Early Taoist Tales and Parables of Chuang Tzu</w:t>
      </w:r>
      <w:r>
        <w:rPr>
          <w:rFonts w:hint="eastAsia"/>
        </w:rPr>
        <w:t>)</w:t>
      </w:r>
      <w:r>
        <w:t xml:space="preserve"> when making a quotation from</w:t>
      </w:r>
      <w:r>
        <w:rPr>
          <w:rFonts w:hint="eastAsia"/>
        </w:rPr>
        <w:t xml:space="preserve"> </w:t>
      </w:r>
      <w:r w:rsidRPr="00005E96">
        <w:rPr>
          <w:rFonts w:hint="eastAsia"/>
          <w:i/>
        </w:rPr>
        <w:t xml:space="preserve">Chuang Tzu </w:t>
      </w:r>
      <w:r>
        <w:rPr>
          <w:rFonts w:hint="eastAsia"/>
        </w:rPr>
        <w:t xml:space="preserve">(or </w:t>
      </w:r>
      <w:r>
        <w:rPr>
          <w:rFonts w:hint="eastAsia"/>
          <w:i/>
        </w:rPr>
        <w:t>Zh</w:t>
      </w:r>
      <w:r w:rsidRPr="00005E96">
        <w:rPr>
          <w:rFonts w:hint="eastAsia"/>
          <w:i/>
        </w:rPr>
        <w:t>u</w:t>
      </w:r>
      <w:r>
        <w:rPr>
          <w:rFonts w:hint="eastAsia"/>
          <w:i/>
        </w:rPr>
        <w:t>a</w:t>
      </w:r>
      <w:r w:rsidRPr="00005E96">
        <w:rPr>
          <w:rFonts w:hint="eastAsia"/>
          <w:i/>
        </w:rPr>
        <w:t>ngzi</w:t>
      </w:r>
      <w:r>
        <w:rPr>
          <w:rFonts w:hint="eastAsia"/>
        </w:rPr>
        <w:t>)</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8"/>
      </w:tblGrid>
      <w:tr w:rsidR="00A0645D" w:rsidRPr="005F3C6E" w:rsidTr="00826FB5">
        <w:tc>
          <w:tcPr>
            <w:tcW w:w="8508" w:type="dxa"/>
          </w:tcPr>
          <w:p w:rsidR="00A0645D" w:rsidRDefault="00A0645D" w:rsidP="00D975B0">
            <w:pPr>
              <w:snapToGrid w:val="0"/>
              <w:spacing w:after="120"/>
              <w:jc w:val="both"/>
              <w:rPr>
                <w:rFonts w:ascii="DFKai-SB" w:eastAsia="DFKai-SB" w:hAnsi="DFKai-SB" w:cs="PMingLiU"/>
                <w:lang w:eastAsia="ja-JP"/>
              </w:rPr>
            </w:pPr>
            <w:r w:rsidRPr="00B907EC">
              <w:rPr>
                <w:rFonts w:ascii="DFKai-SB" w:eastAsia="DFKai-SB" w:hAnsi="DFKai-SB" w:cs="PMingLiU" w:hint="eastAsia"/>
                <w:lang w:eastAsia="ja-JP"/>
              </w:rPr>
              <w:t>例（1）</w:t>
            </w:r>
            <w:r w:rsidRPr="00B907EC">
              <w:rPr>
                <w:rFonts w:ascii="DFKai-SB" w:eastAsia="DFKai-SB" w:hAnsi="DFKai-SB" w:cs="PMingLiU"/>
                <w:lang w:eastAsia="ja-JP"/>
              </w:rPr>
              <w:t>莊子以樗樹不符合繩墨，枝幹彎曲，反而免於砍伐，説明無用之用的道理（《莊子</w:t>
            </w:r>
            <w:r w:rsidRPr="00B907EC">
              <w:rPr>
                <w:rFonts w:ascii="DFKai-SB" w:eastAsia="DFKai-SB" w:hAnsi="DFKai-SB" w:cs="PMingLiU" w:hint="eastAsia"/>
                <w:lang w:eastAsia="ja-JP"/>
              </w:rPr>
              <w:t>・</w:t>
            </w:r>
            <w:r w:rsidRPr="00B907EC">
              <w:rPr>
                <w:rFonts w:ascii="DFKai-SB" w:eastAsia="DFKai-SB" w:hAnsi="DFKai-SB" w:cs="PMingLiU"/>
                <w:lang w:eastAsia="ja-JP"/>
              </w:rPr>
              <w:t>逍遙遊》</w:t>
            </w:r>
            <w:r w:rsidRPr="00B907EC">
              <w:rPr>
                <w:rFonts w:ascii="DFKai-SB" w:eastAsia="DFKai-SB" w:hAnsi="DFKai-SB" w:cs="PMingLiU" w:hint="eastAsia"/>
                <w:lang w:eastAsia="ja-JP"/>
              </w:rPr>
              <w:t>，頁213</w:t>
            </w:r>
            <w:r w:rsidRPr="00B907EC">
              <w:rPr>
                <w:rFonts w:ascii="DFKai-SB" w:eastAsia="DFKai-SB" w:hAnsi="DFKai-SB" w:cs="PMingLiU"/>
                <w:lang w:eastAsia="ja-JP"/>
              </w:rPr>
              <w:t>）。</w:t>
            </w:r>
          </w:p>
          <w:p w:rsidR="00A0645D" w:rsidRPr="00CB5890" w:rsidRDefault="00A0645D" w:rsidP="00D975B0">
            <w:pPr>
              <w:snapToGrid w:val="0"/>
              <w:spacing w:after="120"/>
              <w:jc w:val="both"/>
              <w:rPr>
                <w:rFonts w:ascii="Garamond" w:eastAsia="DFKai-SB" w:hAnsi="Garamond" w:cs="PMingLiU"/>
                <w:lang w:eastAsia="ja-JP"/>
              </w:rPr>
            </w:pPr>
            <w:r>
              <w:rPr>
                <w:rFonts w:ascii="Garamond" w:eastAsia="DFKai-SB" w:hAnsi="Garamond" w:cs="PMingLiU"/>
                <w:lang w:eastAsia="ja-JP"/>
              </w:rPr>
              <w:t xml:space="preserve">E.g. (1) Chuang Tzu explains the use of uselessness </w:t>
            </w:r>
            <w:r>
              <w:rPr>
                <w:rFonts w:ascii="Garamond" w:eastAsia="DFKai-SB" w:hAnsi="Garamond" w:cs="PMingLiU" w:hint="eastAsia"/>
              </w:rPr>
              <w:t>with</w:t>
            </w:r>
            <w:r>
              <w:rPr>
                <w:rFonts w:ascii="Garamond" w:eastAsia="DFKai-SB" w:hAnsi="Garamond" w:cs="PMingLiU"/>
                <w:lang w:eastAsia="ja-JP"/>
              </w:rPr>
              <w:t xml:space="preserve"> the example of the Stinky </w:t>
            </w:r>
            <w:proofErr w:type="spellStart"/>
            <w:r>
              <w:rPr>
                <w:rFonts w:ascii="Garamond" w:eastAsia="DFKai-SB" w:hAnsi="Garamond" w:cs="PMingLiU"/>
                <w:lang w:eastAsia="ja-JP"/>
              </w:rPr>
              <w:t>Quassia</w:t>
            </w:r>
            <w:proofErr w:type="spellEnd"/>
            <w:r>
              <w:rPr>
                <w:rFonts w:ascii="Garamond" w:eastAsia="DFKai-SB" w:hAnsi="Garamond" w:cs="PMingLiU" w:hint="eastAsia"/>
              </w:rPr>
              <w:t xml:space="preserve">, which, he observes, escapes the misery of being chopped down </w:t>
            </w:r>
            <w:r>
              <w:rPr>
                <w:rFonts w:ascii="Garamond" w:eastAsia="DFKai-SB" w:hAnsi="Garamond" w:cs="PMingLiU"/>
                <w:lang w:eastAsia="ja-JP"/>
              </w:rPr>
              <w:t xml:space="preserve">because its </w:t>
            </w:r>
            <w:r>
              <w:rPr>
                <w:rFonts w:ascii="Garamond" w:eastAsia="DFKai-SB" w:hAnsi="Garamond" w:cs="PMingLiU" w:hint="eastAsia"/>
              </w:rPr>
              <w:t xml:space="preserve">truck is </w:t>
            </w:r>
            <w:r>
              <w:rPr>
                <w:rFonts w:ascii="Garamond" w:eastAsia="DFKai-SB" w:hAnsi="Garamond" w:cs="PMingLiU"/>
                <w:lang w:eastAsia="ja-JP"/>
              </w:rPr>
              <w:t xml:space="preserve">gnarled and knotted </w:t>
            </w:r>
            <w:r>
              <w:rPr>
                <w:rFonts w:ascii="Garamond" w:eastAsia="DFKai-SB" w:hAnsi="Garamond" w:cs="PMingLiU" w:hint="eastAsia"/>
              </w:rPr>
              <w:t>and</w:t>
            </w:r>
            <w:r>
              <w:rPr>
                <w:rFonts w:ascii="Garamond" w:eastAsia="DFKai-SB" w:hAnsi="Garamond" w:cs="PMingLiU"/>
                <w:lang w:eastAsia="ja-JP"/>
              </w:rPr>
              <w:t xml:space="preserve"> cannot be measured by an inked line (“Carefree Wandering”, </w:t>
            </w:r>
            <w:r w:rsidRPr="00527588">
              <w:rPr>
                <w:rFonts w:ascii="Garamond" w:eastAsia="DFKai-SB" w:hAnsi="Garamond" w:cs="PMingLiU"/>
                <w:i/>
                <w:lang w:eastAsia="ja-JP"/>
              </w:rPr>
              <w:t>Chuang Tzu</w:t>
            </w:r>
            <w:r>
              <w:rPr>
                <w:rFonts w:ascii="Garamond" w:eastAsia="DFKai-SB" w:hAnsi="Garamond" w:cs="PMingLiU"/>
                <w:lang w:eastAsia="ja-JP"/>
              </w:rPr>
              <w:t>, 4).</w:t>
            </w:r>
          </w:p>
          <w:p w:rsidR="00A0645D" w:rsidRDefault="00A0645D" w:rsidP="00D975B0">
            <w:pPr>
              <w:snapToGrid w:val="0"/>
              <w:spacing w:after="120"/>
              <w:jc w:val="both"/>
              <w:rPr>
                <w:rFonts w:ascii="DFKai-SB" w:eastAsia="DFKai-SB" w:hAnsi="DFKai-SB" w:cs="PMingLiU"/>
                <w:lang w:eastAsia="ja-JP"/>
              </w:rPr>
            </w:pPr>
            <w:r w:rsidRPr="00B907EC">
              <w:rPr>
                <w:rFonts w:ascii="DFKai-SB" w:eastAsia="DFKai-SB" w:hAnsi="DFKai-SB" w:cs="PMingLiU" w:hint="eastAsia"/>
                <w:lang w:eastAsia="ja-JP"/>
              </w:rPr>
              <w:t>例（2）</w:t>
            </w:r>
            <w:r w:rsidRPr="00B907EC">
              <w:rPr>
                <w:rFonts w:ascii="DFKai-SB" w:eastAsia="DFKai-SB" w:hAnsi="DFKai-SB" w:cs="PMingLiU"/>
                <w:lang w:eastAsia="ja-JP"/>
              </w:rPr>
              <w:t>莊子認爲人</w:t>
            </w:r>
            <w:r w:rsidRPr="00B907EC">
              <w:rPr>
                <w:rFonts w:ascii="DFKai-SB" w:eastAsia="DFKai-SB" w:hAnsi="DFKai-SB" w:cs="PMingLiU" w:hint="eastAsia"/>
                <w:lang w:eastAsia="ja-JP"/>
              </w:rPr>
              <w:t>與其</w:t>
            </w:r>
            <w:r w:rsidRPr="00B907EC">
              <w:rPr>
                <w:rFonts w:ascii="DFKai-SB" w:eastAsia="DFKai-SB" w:hAnsi="DFKai-SB" w:cs="PMingLiU"/>
                <w:lang w:eastAsia="ja-JP"/>
              </w:rPr>
              <w:t>「相濡以沫，不如相忘於江湖」（《莊子</w:t>
            </w:r>
            <w:r w:rsidRPr="00B907EC">
              <w:rPr>
                <w:rFonts w:ascii="DFKai-SB" w:eastAsia="DFKai-SB" w:hAnsi="DFKai-SB" w:cs="PMingLiU" w:hint="eastAsia"/>
                <w:lang w:eastAsia="ja-JP"/>
              </w:rPr>
              <w:t>・</w:t>
            </w:r>
            <w:r w:rsidRPr="00B907EC">
              <w:rPr>
                <w:rFonts w:ascii="DFKai-SB" w:eastAsia="DFKai-SB" w:hAnsi="DFKai-SB" w:cs="PMingLiU"/>
                <w:lang w:eastAsia="ja-JP"/>
              </w:rPr>
              <w:t>大宗師》</w:t>
            </w:r>
            <w:r w:rsidRPr="00B907EC">
              <w:rPr>
                <w:rFonts w:ascii="DFKai-SB" w:eastAsia="DFKai-SB" w:hAnsi="DFKai-SB" w:cs="PMingLiU" w:hint="eastAsia"/>
                <w:lang w:eastAsia="ja-JP"/>
              </w:rPr>
              <w:t>，頁228</w:t>
            </w:r>
            <w:r w:rsidRPr="00B907EC">
              <w:rPr>
                <w:rFonts w:ascii="DFKai-SB" w:eastAsia="DFKai-SB" w:hAnsi="DFKai-SB" w:cs="PMingLiU"/>
                <w:lang w:eastAsia="ja-JP"/>
              </w:rPr>
              <w:t>）</w:t>
            </w:r>
            <w:r w:rsidRPr="00B907EC">
              <w:rPr>
                <w:rFonts w:ascii="DFKai-SB" w:eastAsia="DFKai-SB" w:hAnsi="DFKai-SB" w:cs="PMingLiU" w:hint="eastAsia"/>
                <w:lang w:eastAsia="ja-JP"/>
              </w:rPr>
              <w:t>。</w:t>
            </w:r>
          </w:p>
          <w:p w:rsidR="00A0645D" w:rsidRPr="007C2FB5" w:rsidRDefault="00A0645D" w:rsidP="00D975B0">
            <w:pPr>
              <w:snapToGrid w:val="0"/>
              <w:spacing w:after="120"/>
              <w:jc w:val="both"/>
              <w:rPr>
                <w:rFonts w:ascii="Garamond" w:eastAsia="BiauKai" w:hAnsi="Garamond" w:cs="PMingLiU"/>
                <w:lang w:eastAsia="ja-JP"/>
              </w:rPr>
            </w:pPr>
            <w:r>
              <w:rPr>
                <w:rFonts w:ascii="Garamond" w:eastAsia="DFKai-SB" w:hAnsi="Garamond" w:cs="PMingLiU"/>
                <w:lang w:eastAsia="ja-JP"/>
              </w:rPr>
              <w:t>E.g. (2) Chuang Tzu</w:t>
            </w:r>
            <w:r w:rsidRPr="005730A3">
              <w:rPr>
                <w:rFonts w:ascii="Garamond" w:hAnsi="Garamond"/>
                <w:lang w:eastAsia="zh-CN"/>
              </w:rPr>
              <w:t xml:space="preserve"> </w:t>
            </w:r>
            <w:r>
              <w:rPr>
                <w:rFonts w:ascii="Garamond" w:hAnsi="Garamond"/>
                <w:lang w:eastAsia="zh-CN"/>
              </w:rPr>
              <w:t xml:space="preserve">thinks that instead of </w:t>
            </w:r>
            <w:r>
              <w:rPr>
                <w:rFonts w:ascii="Garamond" w:hAnsi="Garamond"/>
              </w:rPr>
              <w:t>“</w:t>
            </w:r>
            <w:r>
              <w:rPr>
                <w:rFonts w:ascii="Garamond" w:hAnsi="Garamond"/>
                <w:lang w:eastAsia="zh-CN"/>
              </w:rPr>
              <w:t>blowing moisture on each other and keeping each other wet with their slime,</w:t>
            </w:r>
            <w:r>
              <w:rPr>
                <w:rFonts w:ascii="Garamond" w:hAnsi="Garamond"/>
              </w:rPr>
              <w:t>”</w:t>
            </w:r>
            <w:r>
              <w:rPr>
                <w:rFonts w:ascii="Garamond" w:hAnsi="Garamond"/>
                <w:lang w:eastAsia="zh-CN"/>
              </w:rPr>
              <w:t xml:space="preserve"> </w:t>
            </w:r>
            <w:r>
              <w:rPr>
                <w:rFonts w:ascii="Garamond" w:hAnsi="Garamond" w:hint="eastAsia"/>
              </w:rPr>
              <w:t>two fish may be happier</w:t>
            </w:r>
            <w:r>
              <w:rPr>
                <w:rFonts w:ascii="Garamond" w:hAnsi="Garamond"/>
                <w:lang w:eastAsia="zh-CN"/>
              </w:rPr>
              <w:t xml:space="preserve"> forget</w:t>
            </w:r>
            <w:r>
              <w:rPr>
                <w:rFonts w:ascii="Garamond" w:hAnsi="Garamond" w:hint="eastAsia"/>
              </w:rPr>
              <w:t>ting</w:t>
            </w:r>
            <w:r>
              <w:rPr>
                <w:rFonts w:ascii="Garamond" w:hAnsi="Garamond"/>
                <w:lang w:eastAsia="zh-CN"/>
              </w:rPr>
              <w:t xml:space="preserve"> themselves in the rivers and lakes (“The Great Ancestral Teacher”, </w:t>
            </w:r>
            <w:r w:rsidRPr="00527588">
              <w:rPr>
                <w:rFonts w:ascii="Garamond" w:hAnsi="Garamond"/>
                <w:i/>
                <w:lang w:eastAsia="zh-CN"/>
              </w:rPr>
              <w:t>Chuang Tzu</w:t>
            </w:r>
            <w:r>
              <w:rPr>
                <w:rFonts w:ascii="Garamond" w:hAnsi="Garamond"/>
                <w:lang w:eastAsia="zh-CN"/>
              </w:rPr>
              <w:t>, 17).</w:t>
            </w:r>
          </w:p>
        </w:tc>
      </w:tr>
    </w:tbl>
    <w:p w:rsidR="00A0645D" w:rsidRPr="00394707" w:rsidRDefault="00A0645D" w:rsidP="00A0645D">
      <w:pPr>
        <w:jc w:val="both"/>
        <w:rPr>
          <w:lang w:eastAsia="ja-JP"/>
        </w:rPr>
      </w:pPr>
    </w:p>
    <w:p w:rsidR="00A0645D" w:rsidRPr="00394707" w:rsidRDefault="00A0645D" w:rsidP="00A0645D">
      <w:pPr>
        <w:numPr>
          <w:ilvl w:val="0"/>
          <w:numId w:val="8"/>
        </w:numPr>
        <w:jc w:val="both"/>
      </w:pPr>
      <w:r w:rsidRPr="00394707">
        <w:rPr>
          <w:rFonts w:hAnsi="PMingLiU"/>
        </w:rPr>
        <w:t>《般若之心》</w:t>
      </w:r>
      <w:r w:rsidRPr="00510EB8">
        <w:rPr>
          <w:rFonts w:hAnsi="PMingLiU"/>
          <w:i/>
        </w:rPr>
        <w:t>The Heart of Understanding</w:t>
      </w:r>
    </w:p>
    <w:p w:rsidR="00A0645D" w:rsidRDefault="00A0645D" w:rsidP="00A0645D">
      <w:pPr>
        <w:jc w:val="both"/>
        <w:rPr>
          <w:rFonts w:hAnsi="PMingLiU"/>
        </w:rPr>
      </w:pPr>
      <w:r w:rsidRPr="00394707">
        <w:rPr>
          <w:rFonts w:hAnsi="PMingLiU"/>
        </w:rPr>
        <w:t>徵引《般若之心》内容時，請標明</w:t>
      </w:r>
      <w:r w:rsidRPr="00FD718D">
        <w:rPr>
          <w:rFonts w:hAnsi="PMingLiU"/>
          <w:b/>
          <w:u w:val="single"/>
        </w:rPr>
        <w:t>課本頁數</w:t>
      </w:r>
      <w:r w:rsidRPr="00394707">
        <w:rPr>
          <w:rFonts w:hAnsi="PMingLiU"/>
        </w:rPr>
        <w:t>。</w:t>
      </w:r>
    </w:p>
    <w:p w:rsidR="00A0645D" w:rsidRDefault="00A0645D" w:rsidP="00A0645D">
      <w:pPr>
        <w:jc w:val="both"/>
        <w:rPr>
          <w:rFonts w:eastAsia="宋体" w:hAnsi="PMingLiU"/>
        </w:rPr>
      </w:pPr>
      <w:r>
        <w:rPr>
          <w:rFonts w:hAnsi="PMingLiU"/>
        </w:rPr>
        <w:t xml:space="preserve">State the </w:t>
      </w:r>
      <w:r w:rsidRPr="00510EB8">
        <w:rPr>
          <w:rFonts w:hAnsi="PMingLiU"/>
          <w:u w:val="single"/>
        </w:rPr>
        <w:t>page number</w:t>
      </w:r>
      <w:r>
        <w:rPr>
          <w:rFonts w:hAnsi="PMingLiU"/>
        </w:rPr>
        <w:t xml:space="preserve"> of the quotation in the English course pack.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8"/>
      </w:tblGrid>
      <w:tr w:rsidR="00A0645D" w:rsidRPr="005F3C6E" w:rsidTr="00826FB5">
        <w:tc>
          <w:tcPr>
            <w:tcW w:w="8508" w:type="dxa"/>
          </w:tcPr>
          <w:p w:rsidR="00A0645D" w:rsidRDefault="00A0645D" w:rsidP="00D975B0">
            <w:pPr>
              <w:snapToGrid w:val="0"/>
              <w:spacing w:after="120"/>
              <w:jc w:val="both"/>
              <w:rPr>
                <w:rFonts w:ascii="DFKai-SB" w:eastAsia="DFKai-SB" w:hAnsi="DFKai-SB" w:cs="PMingLiU"/>
              </w:rPr>
            </w:pPr>
            <w:r w:rsidRPr="00B907EC">
              <w:rPr>
                <w:rFonts w:ascii="DFKai-SB" w:eastAsia="DFKai-SB" w:hAnsi="DFKai-SB" w:cs="PMingLiU" w:hint="eastAsia"/>
              </w:rPr>
              <w:t>例（1）</w:t>
            </w:r>
            <w:r w:rsidRPr="00B907EC">
              <w:rPr>
                <w:rFonts w:ascii="DFKai-SB" w:eastAsia="DFKai-SB" w:hAnsi="DFKai-SB" w:cs="PMingLiU"/>
              </w:rPr>
              <w:t>一行禪師運用比喻説明「互即互入」的道理，例如從一張紙可以看出背後存在的雲、雨、樹木，甚至陽光、伐木工人、小麥、伐木工人的父母、我們的心等一切事物</w:t>
            </w:r>
            <w:r w:rsidRPr="00B907EC">
              <w:rPr>
                <w:rFonts w:ascii="DFKai-SB" w:eastAsia="DFKai-SB" w:hAnsi="DFKai-SB" w:cs="PMingLiU" w:hint="eastAsia"/>
              </w:rPr>
              <w:t xml:space="preserve"> (頁</w:t>
            </w:r>
            <w:r w:rsidRPr="00B907EC">
              <w:rPr>
                <w:rFonts w:ascii="DFKai-SB" w:eastAsia="DFKai-SB" w:hAnsi="DFKai-SB" w:cs="PMingLiU"/>
              </w:rPr>
              <w:t>243-244)。</w:t>
            </w:r>
          </w:p>
          <w:p w:rsidR="00A0645D" w:rsidRPr="0083037C" w:rsidRDefault="00A0645D" w:rsidP="00D975B0">
            <w:pPr>
              <w:snapToGrid w:val="0"/>
              <w:spacing w:after="120"/>
              <w:jc w:val="both"/>
              <w:rPr>
                <w:rFonts w:ascii="Garamond" w:eastAsia="DFKai-SB" w:hAnsi="Garamond" w:cs="PMingLiU"/>
              </w:rPr>
            </w:pPr>
            <w:r>
              <w:rPr>
                <w:rFonts w:ascii="Garamond" w:hAnsi="Garamond"/>
                <w:lang w:eastAsia="zh-CN"/>
              </w:rPr>
              <w:t xml:space="preserve">E.g. (1) </w:t>
            </w:r>
            <w:proofErr w:type="spellStart"/>
            <w:r>
              <w:rPr>
                <w:rFonts w:ascii="Garamond" w:hAnsi="Garamond"/>
                <w:lang w:eastAsia="zh-CN"/>
              </w:rPr>
              <w:t>Thich</w:t>
            </w:r>
            <w:proofErr w:type="spellEnd"/>
            <w:r>
              <w:rPr>
                <w:rFonts w:ascii="Garamond" w:hAnsi="Garamond"/>
                <w:lang w:eastAsia="zh-CN"/>
              </w:rPr>
              <w:t xml:space="preserve"> </w:t>
            </w:r>
            <w:proofErr w:type="spellStart"/>
            <w:r>
              <w:rPr>
                <w:rFonts w:ascii="Garamond" w:hAnsi="Garamond"/>
                <w:lang w:eastAsia="zh-CN"/>
              </w:rPr>
              <w:t>Naht</w:t>
            </w:r>
            <w:proofErr w:type="spellEnd"/>
            <w:r>
              <w:rPr>
                <w:rFonts w:ascii="Garamond" w:hAnsi="Garamond"/>
                <w:lang w:eastAsia="zh-CN"/>
              </w:rPr>
              <w:t xml:space="preserve"> </w:t>
            </w:r>
            <w:proofErr w:type="spellStart"/>
            <w:r>
              <w:rPr>
                <w:rFonts w:ascii="Garamond" w:hAnsi="Garamond"/>
                <w:lang w:eastAsia="zh-CN"/>
              </w:rPr>
              <w:t>Hanh</w:t>
            </w:r>
            <w:proofErr w:type="spellEnd"/>
            <w:r>
              <w:rPr>
                <w:rFonts w:ascii="Garamond" w:hAnsi="Garamond"/>
                <w:lang w:eastAsia="zh-CN"/>
              </w:rPr>
              <w:t xml:space="preserve"> uses </w:t>
            </w:r>
            <w:r>
              <w:rPr>
                <w:rFonts w:ascii="Garamond" w:hAnsi="Garamond" w:hint="eastAsia"/>
              </w:rPr>
              <w:t xml:space="preserve">many </w:t>
            </w:r>
            <w:r>
              <w:rPr>
                <w:rFonts w:ascii="Garamond" w:hAnsi="Garamond"/>
                <w:lang w:eastAsia="zh-CN"/>
              </w:rPr>
              <w:t>analogies to explain the idea of “inter-being</w:t>
            </w:r>
            <w:r>
              <w:rPr>
                <w:rFonts w:ascii="Garamond" w:hAnsi="Garamond" w:hint="eastAsia"/>
              </w:rPr>
              <w:t>.</w:t>
            </w:r>
            <w:r>
              <w:rPr>
                <w:rFonts w:ascii="Garamond" w:hAnsi="Garamond"/>
                <w:lang w:eastAsia="zh-CN"/>
              </w:rPr>
              <w:t>”</w:t>
            </w:r>
            <w:r>
              <w:rPr>
                <w:rFonts w:ascii="Garamond" w:hAnsi="Garamond" w:hint="eastAsia"/>
              </w:rPr>
              <w:t xml:space="preserve"> F</w:t>
            </w:r>
            <w:r>
              <w:rPr>
                <w:rFonts w:ascii="Garamond" w:hAnsi="Garamond"/>
                <w:lang w:eastAsia="zh-CN"/>
              </w:rPr>
              <w:t xml:space="preserve">or example, </w:t>
            </w:r>
            <w:r>
              <w:rPr>
                <w:rFonts w:ascii="Garamond" w:hAnsi="Garamond" w:hint="eastAsia"/>
              </w:rPr>
              <w:t>he says that in</w:t>
            </w:r>
            <w:r>
              <w:rPr>
                <w:rFonts w:ascii="Garamond" w:hAnsi="Garamond"/>
                <w:lang w:eastAsia="zh-CN"/>
              </w:rPr>
              <w:t xml:space="preserve"> a piece of paper we can see the clouds, the rain, the trees, and even the sunshine, the logger, the wheat, the logger’s parents and our </w:t>
            </w:r>
            <w:r>
              <w:rPr>
                <w:rFonts w:ascii="Garamond" w:hAnsi="Garamond" w:hint="eastAsia"/>
              </w:rPr>
              <w:t xml:space="preserve">own </w:t>
            </w:r>
            <w:r>
              <w:rPr>
                <w:rFonts w:ascii="Garamond" w:hAnsi="Garamond"/>
                <w:lang w:eastAsia="zh-CN"/>
              </w:rPr>
              <w:t>mind (2).</w:t>
            </w:r>
          </w:p>
          <w:p w:rsidR="00A0645D" w:rsidRDefault="00A0645D" w:rsidP="00D975B0">
            <w:pPr>
              <w:snapToGrid w:val="0"/>
              <w:spacing w:after="120"/>
              <w:jc w:val="both"/>
              <w:rPr>
                <w:rFonts w:ascii="DFKai-SB" w:eastAsia="DFKai-SB" w:hAnsi="DFKai-SB" w:cs="PMingLiU"/>
              </w:rPr>
            </w:pPr>
            <w:r w:rsidRPr="00B907EC">
              <w:rPr>
                <w:rFonts w:ascii="DFKai-SB" w:eastAsia="DFKai-SB" w:hAnsi="DFKai-SB" w:cs="PMingLiU" w:hint="eastAsia"/>
              </w:rPr>
              <w:t>例（2）</w:t>
            </w:r>
            <w:r w:rsidRPr="00B907EC">
              <w:rPr>
                <w:rFonts w:ascii="DFKai-SB" w:eastAsia="DFKai-SB" w:hAnsi="DFKai-SB" w:cs="PMingLiU"/>
              </w:rPr>
              <w:t>一行禪師指出，「在佛教中，知識被認爲是般若的障礙」</w:t>
            </w:r>
            <w:r w:rsidRPr="00B907EC">
              <w:rPr>
                <w:rFonts w:ascii="DFKai-SB" w:eastAsia="DFKai-SB" w:hAnsi="DFKai-SB" w:cs="PMingLiU" w:hint="eastAsia"/>
              </w:rPr>
              <w:t>(頁</w:t>
            </w:r>
            <w:r w:rsidRPr="00B907EC">
              <w:rPr>
                <w:rFonts w:ascii="DFKai-SB" w:eastAsia="DFKai-SB" w:hAnsi="DFKai-SB" w:cs="PMingLiU"/>
              </w:rPr>
              <w:t>245)。</w:t>
            </w:r>
          </w:p>
          <w:p w:rsidR="00A0645D" w:rsidRPr="00957385" w:rsidRDefault="00A0645D" w:rsidP="00D975B0">
            <w:pPr>
              <w:pStyle w:val="Default"/>
              <w:rPr>
                <w:rFonts w:ascii="Garamond" w:hAnsi="Garamond" w:cs="Bookman Old Style"/>
              </w:rPr>
            </w:pPr>
            <w:r w:rsidRPr="00957385">
              <w:rPr>
                <w:rFonts w:ascii="Garamond" w:hAnsi="Garamond"/>
              </w:rPr>
              <w:t xml:space="preserve">E.g. (2) </w:t>
            </w:r>
            <w:proofErr w:type="spellStart"/>
            <w:r w:rsidRPr="00957385">
              <w:rPr>
                <w:rFonts w:ascii="Garamond" w:hAnsi="Garamond"/>
              </w:rPr>
              <w:t>Thich</w:t>
            </w:r>
            <w:proofErr w:type="spellEnd"/>
            <w:r w:rsidRPr="00957385">
              <w:rPr>
                <w:rFonts w:ascii="Garamond" w:hAnsi="Garamond"/>
              </w:rPr>
              <w:t xml:space="preserve"> </w:t>
            </w:r>
            <w:proofErr w:type="spellStart"/>
            <w:r w:rsidRPr="00957385">
              <w:rPr>
                <w:rFonts w:ascii="Garamond" w:hAnsi="Garamond"/>
              </w:rPr>
              <w:t>Naht</w:t>
            </w:r>
            <w:proofErr w:type="spellEnd"/>
            <w:r w:rsidRPr="00957385">
              <w:rPr>
                <w:rFonts w:ascii="Garamond" w:hAnsi="Garamond"/>
              </w:rPr>
              <w:t xml:space="preserve"> </w:t>
            </w:r>
            <w:proofErr w:type="spellStart"/>
            <w:r w:rsidRPr="00957385">
              <w:rPr>
                <w:rFonts w:ascii="Garamond" w:hAnsi="Garamond"/>
              </w:rPr>
              <w:t>Hanh</w:t>
            </w:r>
            <w:proofErr w:type="spellEnd"/>
            <w:r w:rsidRPr="00957385">
              <w:rPr>
                <w:rFonts w:ascii="Garamond" w:hAnsi="Garamond"/>
              </w:rPr>
              <w:t xml:space="preserve"> says that “[</w:t>
            </w:r>
            <w:proofErr w:type="spellStart"/>
            <w:r w:rsidRPr="00957385">
              <w:rPr>
                <w:rFonts w:ascii="Garamond" w:hAnsi="Garamond"/>
              </w:rPr>
              <w:t>i</w:t>
            </w:r>
            <w:proofErr w:type="spellEnd"/>
            <w:r w:rsidRPr="00957385">
              <w:rPr>
                <w:rFonts w:ascii="Garamond" w:hAnsi="Garamond"/>
              </w:rPr>
              <w:t>]n Buddhism knowledge is regarded as an obstacle for understanding” (</w:t>
            </w:r>
            <w:r>
              <w:rPr>
                <w:rFonts w:ascii="Garamond" w:hAnsi="Garamond"/>
              </w:rPr>
              <w:t>3).</w:t>
            </w:r>
          </w:p>
        </w:tc>
      </w:tr>
    </w:tbl>
    <w:p w:rsidR="00A0645D" w:rsidRPr="00216C31" w:rsidRDefault="00A0645D" w:rsidP="00A0645D">
      <w:pPr>
        <w:jc w:val="both"/>
        <w:rPr>
          <w:rFonts w:eastAsia="宋体"/>
        </w:rPr>
      </w:pPr>
    </w:p>
    <w:p w:rsidR="00A0645D" w:rsidRPr="00394707" w:rsidRDefault="00A0645D" w:rsidP="00A0645D">
      <w:pPr>
        <w:numPr>
          <w:ilvl w:val="0"/>
          <w:numId w:val="8"/>
        </w:numPr>
        <w:jc w:val="both"/>
      </w:pPr>
      <w:r w:rsidRPr="00394707">
        <w:rPr>
          <w:rFonts w:hAnsi="PMingLiU"/>
        </w:rPr>
        <w:t>《聖經》</w:t>
      </w:r>
      <w:r>
        <w:rPr>
          <w:rFonts w:hAnsi="PMingLiU"/>
        </w:rPr>
        <w:t>The Bible</w:t>
      </w:r>
    </w:p>
    <w:p w:rsidR="00A0645D" w:rsidRDefault="00A0645D" w:rsidP="00A0645D">
      <w:pPr>
        <w:jc w:val="both"/>
        <w:rPr>
          <w:rFonts w:hAnsi="PMingLiU"/>
        </w:rPr>
      </w:pPr>
      <w:r w:rsidRPr="00394707">
        <w:rPr>
          <w:rFonts w:hAnsi="PMingLiU"/>
        </w:rPr>
        <w:t>徵引《聖經》</w:t>
      </w:r>
      <w:r>
        <w:rPr>
          <w:rFonts w:hAnsi="PMingLiU" w:hint="eastAsia"/>
        </w:rPr>
        <w:t>章句，</w:t>
      </w:r>
      <w:r w:rsidRPr="00394707">
        <w:rPr>
          <w:rFonts w:hAnsi="PMingLiU"/>
        </w:rPr>
        <w:t>請標明</w:t>
      </w:r>
      <w:r>
        <w:rPr>
          <w:rFonts w:hAnsi="PMingLiU" w:hint="eastAsia"/>
        </w:rPr>
        <w:t>章句所出之</w:t>
      </w:r>
      <w:r w:rsidRPr="00E30CAC">
        <w:rPr>
          <w:rFonts w:hAnsi="PMingLiU"/>
          <w:b/>
          <w:u w:val="single"/>
        </w:rPr>
        <w:t>篇名及章節</w:t>
      </w:r>
      <w:r>
        <w:rPr>
          <w:rFonts w:hAnsi="PMingLiU" w:hint="eastAsia"/>
          <w:b/>
          <w:u w:val="single"/>
        </w:rPr>
        <w:t>編號</w:t>
      </w:r>
      <w:r w:rsidRPr="00394707">
        <w:rPr>
          <w:rFonts w:hAnsi="PMingLiU"/>
        </w:rPr>
        <w:t>。</w:t>
      </w:r>
    </w:p>
    <w:p w:rsidR="00A0645D" w:rsidRDefault="00A0645D" w:rsidP="00A0645D">
      <w:pPr>
        <w:jc w:val="both"/>
        <w:rPr>
          <w:rFonts w:eastAsia="宋体" w:hAnsi="PMingLiU"/>
        </w:rPr>
      </w:pPr>
      <w:r>
        <w:rPr>
          <w:rFonts w:hAnsi="PMingLiU"/>
        </w:rPr>
        <w:t xml:space="preserve">State the </w:t>
      </w:r>
      <w:r>
        <w:rPr>
          <w:rFonts w:hAnsi="PMingLiU" w:hint="eastAsia"/>
          <w:u w:val="single"/>
        </w:rPr>
        <w:t>chapter</w:t>
      </w:r>
      <w:r w:rsidRPr="00F64293">
        <w:rPr>
          <w:rFonts w:hAnsi="PMingLiU"/>
          <w:u w:val="single"/>
        </w:rPr>
        <w:t xml:space="preserve"> and verse number</w:t>
      </w:r>
      <w:r>
        <w:rPr>
          <w:rFonts w:hAnsi="PMingLiU"/>
        </w:rPr>
        <w:t xml:space="preserve"> when making a quotation from The Bible.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2"/>
      </w:tblGrid>
      <w:tr w:rsidR="00A0645D" w:rsidRPr="005F3C6E">
        <w:tc>
          <w:tcPr>
            <w:tcW w:w="8362" w:type="dxa"/>
          </w:tcPr>
          <w:p w:rsidR="00A0645D" w:rsidRDefault="00A0645D" w:rsidP="00D975B0">
            <w:pPr>
              <w:snapToGrid w:val="0"/>
              <w:spacing w:after="120"/>
              <w:jc w:val="both"/>
              <w:rPr>
                <w:rFonts w:ascii="DFKai-SB" w:eastAsia="DFKai-SB" w:hAnsi="DFKai-SB" w:cs="PMingLiU"/>
              </w:rPr>
            </w:pPr>
            <w:r w:rsidRPr="00B907EC">
              <w:rPr>
                <w:rFonts w:ascii="DFKai-SB" w:eastAsia="DFKai-SB" w:hAnsi="DFKai-SB" w:cs="PMingLiU" w:hint="eastAsia"/>
              </w:rPr>
              <w:lastRenderedPageBreak/>
              <w:t>例（1）《聖經》把女性懷孕的痛苦解釋為上帝的懲罰（〈創世記〉3:16）</w:t>
            </w:r>
            <w:r w:rsidRPr="00B913DE">
              <w:rPr>
                <w:rFonts w:ascii="PMingLiU" w:hAnsi="PMingLiU" w:cs="PMingLiU" w:hint="eastAsia"/>
              </w:rPr>
              <w:t>[即〈創世記〉三章十六節]</w:t>
            </w:r>
            <w:r w:rsidRPr="00B907EC">
              <w:rPr>
                <w:rFonts w:ascii="DFKai-SB" w:eastAsia="DFKai-SB" w:hAnsi="DFKai-SB" w:cs="PMingLiU" w:hint="eastAsia"/>
              </w:rPr>
              <w:t>。</w:t>
            </w:r>
          </w:p>
          <w:p w:rsidR="00A0645D" w:rsidRPr="00AB49AB" w:rsidRDefault="00A0645D" w:rsidP="00D975B0">
            <w:pPr>
              <w:snapToGrid w:val="0"/>
              <w:spacing w:after="120"/>
              <w:jc w:val="both"/>
              <w:rPr>
                <w:rFonts w:ascii="Garamond" w:eastAsia="DFKai-SB" w:hAnsi="Garamond" w:cs="PMingLiU"/>
              </w:rPr>
            </w:pPr>
            <w:r>
              <w:rPr>
                <w:rFonts w:ascii="Garamond" w:eastAsia="DFKai-SB" w:hAnsi="Garamond" w:cs="PMingLiU"/>
              </w:rPr>
              <w:t>E.g. (1) The Bible interprets the maternal pain of female as God’s punishment (Genesis 3.16)</w:t>
            </w:r>
            <w:r w:rsidRPr="00AB49AB">
              <w:rPr>
                <w:rFonts w:eastAsia="DFKai-SB"/>
              </w:rPr>
              <w:t xml:space="preserve"> [i.e. Genesis, Chapter 3, Verse 16]</w:t>
            </w:r>
            <w:r>
              <w:rPr>
                <w:rFonts w:ascii="Garamond" w:eastAsia="DFKai-SB" w:hAnsi="Garamond" w:cs="PMingLiU"/>
              </w:rPr>
              <w:t>.</w:t>
            </w:r>
          </w:p>
          <w:p w:rsidR="00A0645D" w:rsidRDefault="00A0645D" w:rsidP="00D975B0">
            <w:pPr>
              <w:snapToGrid w:val="0"/>
              <w:spacing w:after="120"/>
              <w:jc w:val="both"/>
              <w:rPr>
                <w:rFonts w:ascii="DFKai-SB" w:eastAsia="DFKai-SB" w:hAnsi="DFKai-SB" w:cs="PMingLiU"/>
              </w:rPr>
            </w:pPr>
            <w:r w:rsidRPr="00B907EC">
              <w:rPr>
                <w:rFonts w:ascii="DFKai-SB" w:eastAsia="DFKai-SB" w:hAnsi="DFKai-SB" w:cs="PMingLiU" w:hint="eastAsia"/>
              </w:rPr>
              <w:t>例（2）耶穌說：「誰遵行神的旨意，誰就是我的兄弟、姊妹和母親了」（〈馬可福音〉3:35）</w:t>
            </w:r>
            <w:r w:rsidRPr="00B913DE">
              <w:rPr>
                <w:rFonts w:ascii="PMingLiU" w:hAnsi="PMingLiU" w:cs="PMingLiU" w:hint="eastAsia"/>
              </w:rPr>
              <w:t>[即〈馬可福音〉三章三十五節]</w:t>
            </w:r>
            <w:r w:rsidRPr="00B907EC">
              <w:rPr>
                <w:rFonts w:ascii="DFKai-SB" w:eastAsia="DFKai-SB" w:hAnsi="DFKai-SB" w:cs="PMingLiU" w:hint="eastAsia"/>
              </w:rPr>
              <w:t>，反映他的倫理觀與一般人不同。</w:t>
            </w:r>
          </w:p>
          <w:p w:rsidR="00A0645D" w:rsidRPr="005F3C6E" w:rsidRDefault="00A0645D" w:rsidP="00D975B0">
            <w:pPr>
              <w:snapToGrid w:val="0"/>
              <w:spacing w:after="120"/>
              <w:jc w:val="both"/>
              <w:rPr>
                <w:rFonts w:ascii="BiauKai" w:eastAsia="BiauKai" w:hAnsi="BiauKai" w:cs="PMingLiU"/>
              </w:rPr>
            </w:pPr>
            <w:r>
              <w:rPr>
                <w:rFonts w:ascii="Garamond" w:eastAsia="DFKai-SB" w:hAnsi="Garamond" w:cs="PMingLiU"/>
              </w:rPr>
              <w:t>E.g. (2) Jesus says</w:t>
            </w:r>
            <w:r>
              <w:rPr>
                <w:rFonts w:ascii="Garamond" w:eastAsia="DFKai-SB" w:hAnsi="Garamond" w:cs="PMingLiU" w:hint="eastAsia"/>
              </w:rPr>
              <w:t>,</w:t>
            </w:r>
            <w:r>
              <w:rPr>
                <w:rFonts w:ascii="Garamond" w:eastAsia="DFKai-SB" w:hAnsi="Garamond" w:cs="PMingLiU"/>
              </w:rPr>
              <w:t xml:space="preserve"> “</w:t>
            </w:r>
            <w:r>
              <w:rPr>
                <w:rFonts w:ascii="Garamond" w:eastAsia="DFKai-SB" w:hAnsi="Garamond" w:cs="PMingLiU" w:hint="eastAsia"/>
              </w:rPr>
              <w:t>W</w:t>
            </w:r>
            <w:r>
              <w:rPr>
                <w:rFonts w:ascii="Garamond" w:eastAsia="DFKai-SB" w:hAnsi="Garamond" w:cs="PMingLiU"/>
              </w:rPr>
              <w:t xml:space="preserve">hoever does the will of God is my brother and sister and mother” (Mark 3.35) </w:t>
            </w:r>
            <w:r w:rsidRPr="00B913DE">
              <w:rPr>
                <w:rFonts w:eastAsia="DFKai-SB"/>
              </w:rPr>
              <w:t xml:space="preserve">[i.e. Gospel </w:t>
            </w:r>
            <w:r>
              <w:rPr>
                <w:rFonts w:eastAsia="DFKai-SB" w:hint="eastAsia"/>
              </w:rPr>
              <w:t>a</w:t>
            </w:r>
            <w:r w:rsidRPr="00B913DE">
              <w:rPr>
                <w:rFonts w:eastAsia="DFKai-SB"/>
              </w:rPr>
              <w:t>ccording to Mark, Chapter 3, Verse 35]</w:t>
            </w:r>
            <w:r>
              <w:rPr>
                <w:rFonts w:ascii="Garamond" w:eastAsia="DFKai-SB" w:hAnsi="Garamond" w:cs="PMingLiU"/>
              </w:rPr>
              <w:t xml:space="preserve"> reflecting that </w:t>
            </w:r>
            <w:r>
              <w:rPr>
                <w:rFonts w:ascii="Garamond" w:eastAsia="DFKai-SB" w:hAnsi="Garamond" w:cs="PMingLiU" w:hint="eastAsia"/>
              </w:rPr>
              <w:t xml:space="preserve">regards family values </w:t>
            </w:r>
            <w:r>
              <w:rPr>
                <w:rFonts w:ascii="Garamond" w:eastAsia="DFKai-SB" w:hAnsi="Garamond" w:cs="PMingLiU"/>
              </w:rPr>
              <w:t>different</w:t>
            </w:r>
            <w:r>
              <w:rPr>
                <w:rFonts w:ascii="Garamond" w:eastAsia="DFKai-SB" w:hAnsi="Garamond" w:cs="PMingLiU" w:hint="eastAsia"/>
              </w:rPr>
              <w:t>ly</w:t>
            </w:r>
            <w:r>
              <w:rPr>
                <w:rFonts w:ascii="Garamond" w:eastAsia="DFKai-SB" w:hAnsi="Garamond" w:cs="PMingLiU"/>
              </w:rPr>
              <w:t xml:space="preserve"> from the ordinary people.</w:t>
            </w:r>
          </w:p>
        </w:tc>
      </w:tr>
    </w:tbl>
    <w:p w:rsidR="00A0645D" w:rsidRPr="003D71AC" w:rsidRDefault="00A0645D" w:rsidP="00A0645D">
      <w:pPr>
        <w:jc w:val="both"/>
        <w:rPr>
          <w:rFonts w:eastAsia="宋体"/>
        </w:rPr>
      </w:pPr>
    </w:p>
    <w:p w:rsidR="00A0645D" w:rsidRPr="00394707" w:rsidRDefault="00A0645D" w:rsidP="00A0645D">
      <w:pPr>
        <w:numPr>
          <w:ilvl w:val="0"/>
          <w:numId w:val="8"/>
        </w:numPr>
        <w:jc w:val="both"/>
        <w:rPr>
          <w:i/>
        </w:rPr>
      </w:pPr>
      <w:r w:rsidRPr="00394707">
        <w:rPr>
          <w:i/>
        </w:rPr>
        <w:t>Qur’an</w:t>
      </w:r>
    </w:p>
    <w:p w:rsidR="00A0645D" w:rsidRDefault="00A0645D" w:rsidP="00A0645D">
      <w:pPr>
        <w:jc w:val="both"/>
        <w:rPr>
          <w:rFonts w:eastAsia="宋体"/>
          <w:lang w:eastAsia="zh-CN"/>
        </w:rPr>
      </w:pPr>
      <w:r>
        <w:rPr>
          <w:rFonts w:hint="eastAsia"/>
        </w:rPr>
        <w:t>S</w:t>
      </w:r>
      <w:r w:rsidRPr="00394707">
        <w:rPr>
          <w:lang w:eastAsia="zh-CN"/>
        </w:rPr>
        <w:t xml:space="preserve">tate the </w:t>
      </w:r>
      <w:r>
        <w:rPr>
          <w:rFonts w:hint="eastAsia"/>
          <w:u w:val="single"/>
        </w:rPr>
        <w:t>chapter/</w:t>
      </w:r>
      <w:proofErr w:type="spellStart"/>
      <w:r>
        <w:rPr>
          <w:rFonts w:hint="eastAsia"/>
          <w:u w:val="single"/>
        </w:rPr>
        <w:t>sura</w:t>
      </w:r>
      <w:proofErr w:type="spellEnd"/>
      <w:r w:rsidRPr="00514F99">
        <w:rPr>
          <w:u w:val="single"/>
          <w:lang w:eastAsia="zh-CN"/>
        </w:rPr>
        <w:t xml:space="preserve"> number and line number</w:t>
      </w:r>
      <w:r w:rsidRPr="00394707">
        <w:rPr>
          <w:lang w:eastAsia="zh-CN"/>
        </w:rPr>
        <w:t xml:space="preserve"> when mak</w:t>
      </w:r>
      <w:r>
        <w:rPr>
          <w:rFonts w:hint="eastAsia"/>
        </w:rPr>
        <w:t>ing</w:t>
      </w:r>
      <w:r w:rsidRPr="00394707">
        <w:rPr>
          <w:lang w:eastAsia="zh-CN"/>
        </w:rPr>
        <w:t xml:space="preserve"> a quotation</w:t>
      </w:r>
      <w:r>
        <w:rPr>
          <w:lang w:eastAsia="zh-CN"/>
        </w:rPr>
        <w:t xml:space="preserve"> from the </w:t>
      </w:r>
      <w:r w:rsidRPr="00A02B53">
        <w:rPr>
          <w:i/>
          <w:lang w:eastAsia="zh-CN"/>
        </w:rPr>
        <w:t>Qur’an</w:t>
      </w:r>
      <w:r w:rsidRPr="00394707">
        <w:rPr>
          <w:lang w:eastAsia="zh-CN"/>
        </w:rPr>
        <w:t>.</w:t>
      </w:r>
      <w:r>
        <w:rPr>
          <w:rFonts w:hint="eastAsi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2"/>
      </w:tblGrid>
      <w:tr w:rsidR="00A0645D" w:rsidRPr="005F3C6E">
        <w:tc>
          <w:tcPr>
            <w:tcW w:w="8362" w:type="dxa"/>
          </w:tcPr>
          <w:p w:rsidR="00A0645D" w:rsidRPr="005F3C6E" w:rsidRDefault="00A0645D" w:rsidP="00D975B0">
            <w:pPr>
              <w:snapToGrid w:val="0"/>
              <w:spacing w:after="120"/>
              <w:jc w:val="both"/>
              <w:rPr>
                <w:rFonts w:ascii="Garamond" w:hAnsi="Garamond"/>
                <w:lang w:eastAsia="zh-CN"/>
              </w:rPr>
            </w:pPr>
            <w:proofErr w:type="gramStart"/>
            <w:r w:rsidRPr="005F3C6E">
              <w:rPr>
                <w:rFonts w:ascii="Garamond" w:eastAsia="宋体" w:hAnsi="Garamond" w:hint="eastAsia"/>
                <w:lang w:eastAsia="zh-CN"/>
              </w:rPr>
              <w:t>E.g.(</w:t>
            </w:r>
            <w:proofErr w:type="gramEnd"/>
            <w:r w:rsidRPr="005F3C6E">
              <w:rPr>
                <w:rFonts w:ascii="Garamond" w:eastAsia="宋体" w:hAnsi="Garamond" w:hint="eastAsia"/>
                <w:lang w:eastAsia="zh-CN"/>
              </w:rPr>
              <w:t xml:space="preserve">1) </w:t>
            </w:r>
            <w:r w:rsidRPr="005F3C6E">
              <w:rPr>
                <w:rFonts w:ascii="Garamond" w:hAnsi="Garamond"/>
                <w:lang w:eastAsia="zh-CN"/>
              </w:rPr>
              <w:t>“O People! Worship your Lord who created you as well as those who came before you. Perhaps you will fear Him. (2:21)</w:t>
            </w:r>
            <w:r>
              <w:rPr>
                <w:rFonts w:eastAsia="宋体"/>
                <w:lang w:eastAsia="zh-CN"/>
              </w:rPr>
              <w:t xml:space="preserve">[i.e., </w:t>
            </w:r>
            <w:proofErr w:type="spellStart"/>
            <w:r>
              <w:rPr>
                <w:rFonts w:eastAsia="宋体"/>
                <w:lang w:eastAsia="zh-CN"/>
              </w:rPr>
              <w:t>Sura</w:t>
            </w:r>
            <w:proofErr w:type="spellEnd"/>
            <w:r w:rsidRPr="005F3C6E">
              <w:rPr>
                <w:rFonts w:eastAsia="宋体"/>
                <w:lang w:eastAsia="zh-CN"/>
              </w:rPr>
              <w:t xml:space="preserve"> 2, Line 21]</w:t>
            </w:r>
            <w:r w:rsidRPr="005F3C6E">
              <w:rPr>
                <w:rFonts w:ascii="Garamond" w:hAnsi="Garamond"/>
                <w:lang w:eastAsia="zh-CN"/>
              </w:rPr>
              <w:t>” In this verse, “people” refers to</w:t>
            </w:r>
            <w:r w:rsidRPr="005F3C6E">
              <w:rPr>
                <w:rFonts w:ascii="Garamond" w:eastAsia="宋体" w:hAnsi="Garamond"/>
                <w:lang w:eastAsia="zh-CN"/>
              </w:rPr>
              <w:t xml:space="preserve"> the people of Israel.</w:t>
            </w:r>
          </w:p>
          <w:p w:rsidR="00A0645D" w:rsidRPr="005F3C6E" w:rsidRDefault="00A0645D" w:rsidP="00D975B0">
            <w:pPr>
              <w:snapToGrid w:val="0"/>
              <w:spacing w:after="120"/>
              <w:jc w:val="both"/>
              <w:rPr>
                <w:rFonts w:ascii="Garamond" w:hAnsi="Garamond"/>
                <w:lang w:eastAsia="zh-CN"/>
              </w:rPr>
            </w:pPr>
            <w:r w:rsidRPr="005F3C6E">
              <w:rPr>
                <w:rFonts w:ascii="Garamond" w:eastAsia="宋体" w:hAnsi="Garamond" w:hint="eastAsia"/>
                <w:lang w:eastAsia="zh-CN"/>
              </w:rPr>
              <w:t xml:space="preserve">E.g.(2) </w:t>
            </w:r>
            <w:r w:rsidRPr="005F3C6E">
              <w:rPr>
                <w:rFonts w:ascii="Garamond" w:hAnsi="Garamond"/>
              </w:rPr>
              <w:t xml:space="preserve">The </w:t>
            </w:r>
            <w:r w:rsidRPr="005F3C6E">
              <w:rPr>
                <w:rFonts w:ascii="Garamond" w:hAnsi="Garamond"/>
                <w:lang w:eastAsia="zh-CN"/>
              </w:rPr>
              <w:t>Qur’an provides detailed guidelines for divorce (2:226-232, 236-237, 241-242)</w:t>
            </w:r>
            <w:r w:rsidRPr="005F3C6E">
              <w:rPr>
                <w:rFonts w:ascii="Garamond" w:eastAsia="宋体" w:hAnsi="Garamond"/>
                <w:lang w:eastAsia="zh-CN"/>
              </w:rPr>
              <w:t xml:space="preserve"> </w:t>
            </w:r>
            <w:r>
              <w:rPr>
                <w:rFonts w:eastAsia="宋体"/>
                <w:lang w:eastAsia="zh-CN"/>
              </w:rPr>
              <w:t>[</w:t>
            </w:r>
            <w:proofErr w:type="spellStart"/>
            <w:r>
              <w:rPr>
                <w:rFonts w:eastAsia="宋体"/>
                <w:lang w:eastAsia="zh-CN"/>
              </w:rPr>
              <w:t>Sura</w:t>
            </w:r>
            <w:proofErr w:type="spellEnd"/>
            <w:r w:rsidRPr="005F3C6E">
              <w:rPr>
                <w:rFonts w:eastAsia="宋体"/>
                <w:lang w:eastAsia="zh-CN"/>
              </w:rPr>
              <w:t xml:space="preserve"> 2, Lines 226-232, 236-237 and 241-242]</w:t>
            </w:r>
            <w:r w:rsidRPr="005F3C6E">
              <w:rPr>
                <w:rFonts w:ascii="Garamond" w:hAnsi="Garamond"/>
                <w:lang w:eastAsia="zh-CN"/>
              </w:rPr>
              <w:t>.</w:t>
            </w:r>
          </w:p>
        </w:tc>
      </w:tr>
    </w:tbl>
    <w:p w:rsidR="00A0645D" w:rsidRPr="003D71AC" w:rsidRDefault="00A0645D" w:rsidP="00A0645D">
      <w:pPr>
        <w:jc w:val="both"/>
        <w:rPr>
          <w:rFonts w:eastAsia="宋体"/>
          <w:lang w:eastAsia="zh-CN"/>
        </w:rPr>
      </w:pPr>
    </w:p>
    <w:p w:rsidR="00A0645D" w:rsidRPr="00394707" w:rsidRDefault="00A0645D" w:rsidP="00A0645D">
      <w:pPr>
        <w:numPr>
          <w:ilvl w:val="0"/>
          <w:numId w:val="8"/>
        </w:numPr>
        <w:jc w:val="both"/>
        <w:rPr>
          <w:lang w:eastAsia="zh-CN"/>
        </w:rPr>
      </w:pPr>
      <w:r w:rsidRPr="00394707">
        <w:rPr>
          <w:rFonts w:hAnsi="PMingLiU"/>
          <w:lang w:eastAsia="zh-CN"/>
        </w:rPr>
        <w:t>《明夷待訪錄》</w:t>
      </w:r>
      <w:r w:rsidRPr="00A02B53">
        <w:rPr>
          <w:rFonts w:hAnsi="PMingLiU"/>
          <w:i/>
          <w:lang w:eastAsia="zh-CN"/>
        </w:rPr>
        <w:t>Waiting for the Dawn: A Plan for the Prince</w:t>
      </w:r>
    </w:p>
    <w:p w:rsidR="00A0645D" w:rsidRDefault="00A0645D" w:rsidP="00A0645D">
      <w:pPr>
        <w:jc w:val="both"/>
        <w:rPr>
          <w:rFonts w:hAnsi="PMingLiU"/>
        </w:rPr>
      </w:pPr>
      <w:r w:rsidRPr="00394707">
        <w:rPr>
          <w:rFonts w:hAnsi="PMingLiU"/>
        </w:rPr>
        <w:t>徵引《明夷待訪錄》原文時</w:t>
      </w:r>
      <w:r>
        <w:rPr>
          <w:rFonts w:hAnsi="PMingLiU" w:hint="eastAsia"/>
        </w:rPr>
        <w:t>，</w:t>
      </w:r>
      <w:r>
        <w:rPr>
          <w:rFonts w:hAnsi="PMingLiU"/>
        </w:rPr>
        <w:t>請</w:t>
      </w:r>
      <w:r w:rsidRPr="00394707">
        <w:rPr>
          <w:rFonts w:hAnsi="PMingLiU"/>
        </w:rPr>
        <w:t>標明</w:t>
      </w:r>
      <w:r>
        <w:rPr>
          <w:rFonts w:hAnsi="PMingLiU" w:hint="eastAsia"/>
        </w:rPr>
        <w:t>引文所出之</w:t>
      </w:r>
      <w:r w:rsidRPr="00E30CAC">
        <w:rPr>
          <w:rFonts w:hAnsi="PMingLiU"/>
          <w:b/>
          <w:u w:val="single"/>
        </w:rPr>
        <w:t>篇名</w:t>
      </w:r>
      <w:r w:rsidRPr="00394707">
        <w:rPr>
          <w:rFonts w:hAnsi="PMingLiU"/>
        </w:rPr>
        <w:t>。</w:t>
      </w:r>
    </w:p>
    <w:p w:rsidR="00A0645D" w:rsidRDefault="00A0645D" w:rsidP="00A0645D">
      <w:pPr>
        <w:jc w:val="both"/>
        <w:rPr>
          <w:rFonts w:eastAsia="宋体" w:hAnsi="PMingLiU"/>
        </w:rPr>
      </w:pPr>
      <w:r>
        <w:rPr>
          <w:rFonts w:hAnsi="PMingLiU"/>
        </w:rPr>
        <w:t xml:space="preserve">State the </w:t>
      </w:r>
      <w:r>
        <w:rPr>
          <w:rFonts w:hAnsi="PMingLiU" w:hint="eastAsia"/>
          <w:u w:val="single"/>
        </w:rPr>
        <w:t>chapter</w:t>
      </w:r>
      <w:r w:rsidRPr="003D42CC">
        <w:rPr>
          <w:rFonts w:hAnsi="PMingLiU"/>
          <w:u w:val="single"/>
        </w:rPr>
        <w:t xml:space="preserve"> title</w:t>
      </w:r>
      <w:r>
        <w:rPr>
          <w:rFonts w:hAnsi="PMingLiU"/>
        </w:rPr>
        <w:t xml:space="preserve"> when making a quotation from </w:t>
      </w:r>
      <w:r w:rsidRPr="00A02B53">
        <w:rPr>
          <w:rFonts w:hAnsi="PMingLiU"/>
          <w:i/>
        </w:rPr>
        <w:t>Waiting for the Dawn: A Plan for the Prince</w:t>
      </w:r>
      <w:r>
        <w:rPr>
          <w:rFonts w:hAnsi="PMingLi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2"/>
      </w:tblGrid>
      <w:tr w:rsidR="00A0645D" w:rsidRPr="005F3C6E">
        <w:tc>
          <w:tcPr>
            <w:tcW w:w="8362" w:type="dxa"/>
          </w:tcPr>
          <w:p w:rsidR="00A0645D" w:rsidRDefault="00A0645D" w:rsidP="00D975B0">
            <w:pPr>
              <w:snapToGrid w:val="0"/>
              <w:spacing w:after="120"/>
              <w:jc w:val="both"/>
              <w:rPr>
                <w:rFonts w:ascii="DFKai-SB" w:eastAsia="DFKai-SB" w:hAnsi="DFKai-SB" w:cs="PMingLiU"/>
              </w:rPr>
            </w:pPr>
            <w:r w:rsidRPr="00B907EC">
              <w:rPr>
                <w:rFonts w:ascii="DFKai-SB" w:eastAsia="DFKai-SB" w:hAnsi="DFKai-SB" w:cs="PMingLiU" w:hint="eastAsia"/>
              </w:rPr>
              <w:t>例（1）</w:t>
            </w:r>
            <w:r w:rsidRPr="00B907EC">
              <w:rPr>
                <w:rFonts w:ascii="DFKai-SB" w:eastAsia="DFKai-SB" w:hAnsi="DFKai-SB" w:cs="PMingLiU"/>
              </w:rPr>
              <w:t>黃宗羲期望賢君採用他的治國方針，如同箕子獲明君</w:t>
            </w:r>
            <w:r w:rsidRPr="00B907EC">
              <w:rPr>
                <w:rFonts w:ascii="DFKai-SB" w:eastAsia="DFKai-SB" w:hAnsi="DFKai-SB" w:cs="PMingLiU" w:hint="eastAsia"/>
              </w:rPr>
              <w:t>探</w:t>
            </w:r>
            <w:r w:rsidRPr="00B907EC">
              <w:rPr>
                <w:rFonts w:ascii="DFKai-SB" w:eastAsia="DFKai-SB" w:hAnsi="DFKai-SB" w:cs="PMingLiU"/>
              </w:rPr>
              <w:t>訪</w:t>
            </w:r>
            <w:r w:rsidRPr="00B907EC">
              <w:rPr>
                <w:rFonts w:ascii="DFKai-SB" w:eastAsia="DFKai-SB" w:hAnsi="DFKai-SB" w:cs="PMingLiU" w:hint="eastAsia"/>
              </w:rPr>
              <w:t>。</w:t>
            </w:r>
            <w:r w:rsidRPr="00B907EC">
              <w:rPr>
                <w:rFonts w:ascii="DFKai-SB" w:eastAsia="DFKai-SB" w:hAnsi="DFKai-SB" w:cs="PMingLiU"/>
              </w:rPr>
              <w:t>（《題辭》）</w:t>
            </w:r>
          </w:p>
          <w:p w:rsidR="00A0645D" w:rsidRPr="00A02B53" w:rsidRDefault="00A0645D" w:rsidP="00D975B0">
            <w:pPr>
              <w:snapToGrid w:val="0"/>
              <w:spacing w:after="120"/>
              <w:jc w:val="both"/>
              <w:rPr>
                <w:rFonts w:ascii="Garamond" w:eastAsia="DFKai-SB" w:hAnsi="Garamond" w:cs="PMingLiU"/>
              </w:rPr>
            </w:pPr>
            <w:r>
              <w:rPr>
                <w:rFonts w:ascii="Garamond" w:eastAsia="DFKai-SB" w:hAnsi="Garamond" w:cs="PMingLiU"/>
              </w:rPr>
              <w:t xml:space="preserve">E.g. (1) Huang </w:t>
            </w:r>
            <w:proofErr w:type="spellStart"/>
            <w:r>
              <w:rPr>
                <w:rFonts w:ascii="Garamond" w:eastAsia="DFKai-SB" w:hAnsi="Garamond" w:cs="PMingLiU"/>
              </w:rPr>
              <w:t>Tsung-hsi</w:t>
            </w:r>
            <w:proofErr w:type="spellEnd"/>
            <w:r>
              <w:rPr>
                <w:rFonts w:ascii="Garamond" w:eastAsia="DFKai-SB" w:hAnsi="Garamond" w:cs="PMingLiU"/>
              </w:rPr>
              <w:t xml:space="preserve"> hopes that a good ruler will adopt his proposal of governance, just as Chi Tzu being visited (“Preface of Huang </w:t>
            </w:r>
            <w:proofErr w:type="spellStart"/>
            <w:r>
              <w:rPr>
                <w:rFonts w:ascii="Garamond" w:eastAsia="DFKai-SB" w:hAnsi="Garamond" w:cs="PMingLiU"/>
              </w:rPr>
              <w:t>Tsung-hsi</w:t>
            </w:r>
            <w:proofErr w:type="spellEnd"/>
            <w:r>
              <w:rPr>
                <w:rFonts w:ascii="Garamond" w:eastAsia="DFKai-SB" w:hAnsi="Garamond" w:cs="PMingLiU"/>
              </w:rPr>
              <w:t>”).</w:t>
            </w:r>
          </w:p>
          <w:p w:rsidR="00A0645D" w:rsidRDefault="00A0645D" w:rsidP="00D975B0">
            <w:pPr>
              <w:snapToGrid w:val="0"/>
              <w:spacing w:after="120"/>
              <w:jc w:val="both"/>
              <w:rPr>
                <w:rFonts w:ascii="DFKai-SB" w:eastAsia="DFKai-SB" w:hAnsi="DFKai-SB" w:cs="PMingLiU"/>
              </w:rPr>
            </w:pPr>
            <w:r w:rsidRPr="00B907EC">
              <w:rPr>
                <w:rFonts w:ascii="DFKai-SB" w:eastAsia="DFKai-SB" w:hAnsi="DFKai-SB" w:cs="PMingLiU" w:hint="eastAsia"/>
              </w:rPr>
              <w:t>例（2）</w:t>
            </w:r>
            <w:r w:rsidRPr="00B907EC">
              <w:rPr>
                <w:rFonts w:ascii="DFKai-SB" w:eastAsia="DFKai-SB" w:hAnsi="DFKai-SB" w:cs="PMingLiU"/>
              </w:rPr>
              <w:t>黃宗羲以拉木頭比喻君臣治理天下：「夫治天下猶曳大木然，前者唱邪，後者唱許。君與臣，共曳木之人也；若手不執紼，足不履地，曳木者唯娛笑于曳木者之前，從曳木者以為良，而曳木之職荒矣。」（《原臣》）他指出</w:t>
            </w:r>
            <w:r w:rsidRPr="00B907EC">
              <w:rPr>
                <w:rFonts w:ascii="DFKai-SB" w:eastAsia="DFKai-SB" w:hAnsi="DFKai-SB" w:cs="PMingLiU" w:hint="eastAsia"/>
              </w:rPr>
              <w:t>臣子若只顧取悅、娛樂君主，就荒廢了治理天下的職責。</w:t>
            </w:r>
          </w:p>
          <w:p w:rsidR="00A0645D" w:rsidRDefault="00A0645D" w:rsidP="00D975B0">
            <w:pPr>
              <w:snapToGrid w:val="0"/>
              <w:spacing w:after="120"/>
              <w:jc w:val="both"/>
              <w:rPr>
                <w:rFonts w:ascii="Garamond" w:eastAsia="DFKai-SB" w:hAnsi="Garamond" w:cs="PMingLiU"/>
              </w:rPr>
            </w:pPr>
            <w:r>
              <w:rPr>
                <w:rFonts w:ascii="Garamond" w:eastAsia="DFKai-SB" w:hAnsi="Garamond" w:cs="PMingLiU"/>
              </w:rPr>
              <w:t xml:space="preserve">E.g. (2) Huang </w:t>
            </w:r>
            <w:proofErr w:type="spellStart"/>
            <w:r>
              <w:rPr>
                <w:rFonts w:ascii="Garamond" w:eastAsia="DFKai-SB" w:hAnsi="Garamond" w:cs="PMingLiU"/>
              </w:rPr>
              <w:t>Tsung-hsi</w:t>
            </w:r>
            <w:proofErr w:type="spellEnd"/>
            <w:r>
              <w:rPr>
                <w:rFonts w:ascii="Garamond" w:eastAsia="DFKai-SB" w:hAnsi="Garamond" w:cs="PMingLiU"/>
              </w:rPr>
              <w:t xml:space="preserve"> uses hauling great logs as a simile of governance by the prince and his ministers: </w:t>
            </w:r>
          </w:p>
          <w:p w:rsidR="00A0645D" w:rsidRDefault="00A0645D" w:rsidP="00D975B0">
            <w:pPr>
              <w:snapToGrid w:val="0"/>
              <w:spacing w:after="120"/>
              <w:ind w:leftChars="300" w:left="720"/>
              <w:jc w:val="both"/>
              <w:rPr>
                <w:rFonts w:ascii="Garamond" w:eastAsia="DFKai-SB" w:hAnsi="Garamond" w:cs="PMingLiU"/>
              </w:rPr>
            </w:pPr>
            <w:r>
              <w:rPr>
                <w:rFonts w:ascii="Garamond" w:eastAsia="DFKai-SB" w:hAnsi="Garamond" w:cs="PMingLiU"/>
              </w:rPr>
              <w:t>For governing the world is like the hauling of great logs. The men in front call out “</w:t>
            </w:r>
            <w:proofErr w:type="gramStart"/>
            <w:r>
              <w:rPr>
                <w:rFonts w:ascii="Garamond" w:eastAsia="DFKai-SB" w:hAnsi="Garamond" w:cs="PMingLiU"/>
              </w:rPr>
              <w:t>Heave!,</w:t>
            </w:r>
            <w:proofErr w:type="gramEnd"/>
            <w:r>
              <w:rPr>
                <w:rFonts w:ascii="Garamond" w:eastAsia="DFKai-SB" w:hAnsi="Garamond" w:cs="PMingLiU"/>
              </w:rPr>
              <w:t xml:space="preserve">” those behind, “Ho!” The prince and his ministers should be log-haulers working together. If some, instead of holding tightly to the ropes with </w:t>
            </w:r>
            <w:r>
              <w:rPr>
                <w:rFonts w:ascii="Garamond" w:eastAsia="DFKai-SB" w:hAnsi="Garamond" w:cs="PMingLiU"/>
              </w:rPr>
              <w:lastRenderedPageBreak/>
              <w:t xml:space="preserve">feet firmly set on the ground, amuse themselves by cavorting around in front, the others behind will think it the thing to do and the business of hauling logs will be neglected. (“On </w:t>
            </w:r>
            <w:proofErr w:type="spellStart"/>
            <w:r>
              <w:rPr>
                <w:rFonts w:ascii="Garamond" w:eastAsia="DFKai-SB" w:hAnsi="Garamond" w:cs="PMingLiU"/>
              </w:rPr>
              <w:t>Ministership</w:t>
            </w:r>
            <w:proofErr w:type="spellEnd"/>
            <w:r>
              <w:rPr>
                <w:rFonts w:ascii="Garamond" w:eastAsia="DFKai-SB" w:hAnsi="Garamond" w:cs="PMingLiU"/>
              </w:rPr>
              <w:t>”)</w:t>
            </w:r>
          </w:p>
          <w:p w:rsidR="00A0645D" w:rsidRPr="00214EE1" w:rsidRDefault="00A0645D" w:rsidP="00D975B0">
            <w:pPr>
              <w:snapToGrid w:val="0"/>
              <w:spacing w:after="120"/>
              <w:jc w:val="both"/>
              <w:rPr>
                <w:rFonts w:ascii="Garamond" w:eastAsia="BiauKai" w:hAnsi="Garamond" w:cs="PMingLiU"/>
              </w:rPr>
            </w:pPr>
            <w:r>
              <w:rPr>
                <w:rFonts w:ascii="Garamond" w:eastAsia="DFKai-SB" w:hAnsi="Garamond" w:cs="PMingLiU"/>
              </w:rPr>
              <w:t>He points out that if the ministers only concern themselves with pleasing and entertaining the ruler, the duty of governing the world will be neglected.</w:t>
            </w:r>
          </w:p>
        </w:tc>
      </w:tr>
    </w:tbl>
    <w:p w:rsidR="00A0645D" w:rsidRPr="00F16F06" w:rsidRDefault="00A0645D" w:rsidP="00A0645D">
      <w:pPr>
        <w:jc w:val="both"/>
        <w:rPr>
          <w:rFonts w:eastAsia="宋体"/>
        </w:rPr>
      </w:pPr>
    </w:p>
    <w:p w:rsidR="00A0645D" w:rsidRPr="00394707" w:rsidRDefault="00A0645D" w:rsidP="00A0645D">
      <w:pPr>
        <w:numPr>
          <w:ilvl w:val="0"/>
          <w:numId w:val="8"/>
        </w:numPr>
        <w:jc w:val="both"/>
        <w:rPr>
          <w:i/>
          <w:lang w:eastAsia="zh-CN"/>
        </w:rPr>
      </w:pPr>
      <w:r w:rsidRPr="00394707">
        <w:rPr>
          <w:i/>
          <w:lang w:eastAsia="zh-CN"/>
        </w:rPr>
        <w:t>The Social Contract</w:t>
      </w:r>
    </w:p>
    <w:p w:rsidR="00A0645D" w:rsidRDefault="00A0645D" w:rsidP="00A0645D">
      <w:pPr>
        <w:jc w:val="both"/>
        <w:rPr>
          <w:rFonts w:eastAsia="宋体"/>
          <w:lang w:eastAsia="zh-CN"/>
        </w:rPr>
      </w:pPr>
      <w:r>
        <w:rPr>
          <w:rFonts w:hint="eastAsia"/>
        </w:rPr>
        <w:t>State</w:t>
      </w:r>
      <w:r w:rsidRPr="00394707">
        <w:rPr>
          <w:lang w:eastAsia="zh-CN"/>
        </w:rPr>
        <w:t xml:space="preserve"> the </w:t>
      </w:r>
      <w:r>
        <w:rPr>
          <w:u w:val="single"/>
          <w:lang w:eastAsia="zh-CN"/>
        </w:rPr>
        <w:t>book number</w:t>
      </w:r>
      <w:r>
        <w:rPr>
          <w:rFonts w:hint="eastAsia"/>
          <w:u w:val="single"/>
        </w:rPr>
        <w:t xml:space="preserve">, </w:t>
      </w:r>
      <w:r w:rsidRPr="0005232F">
        <w:rPr>
          <w:u w:val="single"/>
          <w:lang w:eastAsia="zh-CN"/>
        </w:rPr>
        <w:t>chapter number</w:t>
      </w:r>
      <w:r>
        <w:rPr>
          <w:rFonts w:hint="eastAsia"/>
          <w:u w:val="single"/>
        </w:rPr>
        <w:t>, and page number</w:t>
      </w:r>
      <w:r w:rsidRPr="00394707">
        <w:rPr>
          <w:lang w:eastAsia="zh-CN"/>
        </w:rPr>
        <w:t xml:space="preserve"> when mak</w:t>
      </w:r>
      <w:r>
        <w:rPr>
          <w:rFonts w:hint="eastAsia"/>
        </w:rPr>
        <w:t>ing</w:t>
      </w:r>
      <w:r w:rsidRPr="00394707">
        <w:rPr>
          <w:lang w:eastAsia="zh-CN"/>
        </w:rPr>
        <w:t xml:space="preserve"> a quotation.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2"/>
      </w:tblGrid>
      <w:tr w:rsidR="00A0645D" w:rsidRPr="005F3C6E">
        <w:tc>
          <w:tcPr>
            <w:tcW w:w="8362" w:type="dxa"/>
          </w:tcPr>
          <w:p w:rsidR="00A0645D" w:rsidRPr="005F3C6E" w:rsidRDefault="00A0645D" w:rsidP="00D975B0">
            <w:pPr>
              <w:snapToGrid w:val="0"/>
              <w:spacing w:after="120"/>
              <w:jc w:val="both"/>
              <w:rPr>
                <w:rFonts w:ascii="Garamond" w:eastAsia="宋体" w:hAnsi="Garamond"/>
                <w:lang w:eastAsia="zh-CN"/>
              </w:rPr>
            </w:pPr>
            <w:proofErr w:type="gramStart"/>
            <w:r w:rsidRPr="005F3C6E">
              <w:rPr>
                <w:rFonts w:ascii="Garamond" w:eastAsia="宋体" w:hAnsi="Garamond" w:hint="eastAsia"/>
                <w:lang w:eastAsia="zh-CN"/>
              </w:rPr>
              <w:t>E.g.(</w:t>
            </w:r>
            <w:proofErr w:type="gramEnd"/>
            <w:r w:rsidRPr="005F3C6E">
              <w:rPr>
                <w:rFonts w:ascii="Garamond" w:eastAsia="宋体" w:hAnsi="Garamond" w:hint="eastAsia"/>
                <w:lang w:eastAsia="zh-CN"/>
              </w:rPr>
              <w:t xml:space="preserve">1) </w:t>
            </w:r>
            <w:r w:rsidRPr="005F3C6E">
              <w:rPr>
                <w:rFonts w:ascii="Garamond" w:eastAsia="宋体" w:hAnsi="Garamond"/>
                <w:lang w:eastAsia="zh-CN"/>
              </w:rPr>
              <w:t>According to Rousseau, family is the first model of political societies (Book I, Chapter II</w:t>
            </w:r>
            <w:r w:rsidRPr="005F3C6E">
              <w:rPr>
                <w:rFonts w:ascii="Garamond" w:hAnsi="Garamond"/>
              </w:rPr>
              <w:t>, p.</w:t>
            </w:r>
            <w:r w:rsidRPr="005F3C6E">
              <w:rPr>
                <w:rFonts w:ascii="Garamond" w:eastAsia="宋体" w:hAnsi="Garamond"/>
                <w:lang w:eastAsia="zh-CN"/>
              </w:rPr>
              <w:t>385).</w:t>
            </w:r>
          </w:p>
          <w:p w:rsidR="00A0645D" w:rsidRPr="005F3C6E" w:rsidRDefault="00A0645D" w:rsidP="00D975B0">
            <w:pPr>
              <w:snapToGrid w:val="0"/>
              <w:spacing w:after="120"/>
              <w:jc w:val="both"/>
              <w:rPr>
                <w:rFonts w:ascii="Garamond" w:eastAsia="宋体" w:hAnsi="Garamond"/>
                <w:lang w:eastAsia="zh-CN"/>
              </w:rPr>
            </w:pPr>
            <w:proofErr w:type="gramStart"/>
            <w:r w:rsidRPr="005F3C6E">
              <w:rPr>
                <w:rFonts w:ascii="Garamond" w:eastAsia="宋体" w:hAnsi="Garamond" w:hint="eastAsia"/>
                <w:lang w:eastAsia="zh-CN"/>
              </w:rPr>
              <w:t>E.g.(</w:t>
            </w:r>
            <w:proofErr w:type="gramEnd"/>
            <w:r w:rsidRPr="005F3C6E">
              <w:rPr>
                <w:rFonts w:ascii="Garamond" w:eastAsia="宋体" w:hAnsi="Garamond" w:hint="eastAsia"/>
                <w:lang w:eastAsia="zh-CN"/>
              </w:rPr>
              <w:t xml:space="preserve">2) </w:t>
            </w:r>
            <w:r w:rsidRPr="005F3C6E">
              <w:rPr>
                <w:rFonts w:ascii="Garamond" w:eastAsia="宋体" w:hAnsi="Garamond"/>
                <w:lang w:eastAsia="zh-CN"/>
              </w:rPr>
              <w:t xml:space="preserve">Rousseau </w:t>
            </w:r>
            <w:r w:rsidRPr="005F3C6E">
              <w:rPr>
                <w:rFonts w:ascii="Garamond" w:hAnsi="Garamond"/>
              </w:rPr>
              <w:t xml:space="preserve">begins </w:t>
            </w:r>
            <w:r w:rsidRPr="005F3C6E">
              <w:rPr>
                <w:rFonts w:ascii="Garamond" w:hAnsi="Garamond"/>
                <w:i/>
              </w:rPr>
              <w:t>The Social Contract</w:t>
            </w:r>
            <w:r w:rsidRPr="005F3C6E">
              <w:rPr>
                <w:rFonts w:ascii="Garamond" w:hAnsi="Garamond"/>
              </w:rPr>
              <w:t xml:space="preserve"> by claiming</w:t>
            </w:r>
            <w:r w:rsidRPr="005F3C6E">
              <w:rPr>
                <w:rFonts w:ascii="Garamond" w:eastAsia="宋体" w:hAnsi="Garamond"/>
                <w:lang w:eastAsia="zh-CN"/>
              </w:rPr>
              <w:t xml:space="preserve"> that “</w:t>
            </w:r>
            <w:r w:rsidRPr="005F3C6E">
              <w:rPr>
                <w:rFonts w:ascii="Garamond" w:hAnsi="Garamond"/>
              </w:rPr>
              <w:t>[</w:t>
            </w:r>
            <w:r w:rsidRPr="005F3C6E">
              <w:rPr>
                <w:rFonts w:ascii="Garamond" w:eastAsia="宋体" w:hAnsi="Garamond"/>
                <w:lang w:eastAsia="zh-CN"/>
              </w:rPr>
              <w:t>m</w:t>
            </w:r>
            <w:r w:rsidRPr="005F3C6E">
              <w:rPr>
                <w:rFonts w:ascii="Garamond" w:hAnsi="Garamond"/>
              </w:rPr>
              <w:t>]</w:t>
            </w:r>
            <w:r w:rsidRPr="005F3C6E">
              <w:rPr>
                <w:rFonts w:ascii="Garamond" w:eastAsia="宋体" w:hAnsi="Garamond"/>
                <w:lang w:eastAsia="zh-CN"/>
              </w:rPr>
              <w:t>an is born free; and everywhere he is in chains” (Book I, Chapter I</w:t>
            </w:r>
            <w:r w:rsidRPr="005F3C6E">
              <w:rPr>
                <w:rFonts w:ascii="Garamond" w:hAnsi="Garamond"/>
              </w:rPr>
              <w:t>, p.</w:t>
            </w:r>
            <w:r w:rsidRPr="005F3C6E">
              <w:rPr>
                <w:rFonts w:ascii="Garamond" w:eastAsia="宋体" w:hAnsi="Garamond"/>
                <w:lang w:eastAsia="zh-CN"/>
              </w:rPr>
              <w:t xml:space="preserve">384). </w:t>
            </w:r>
            <w:r w:rsidRPr="005F3C6E">
              <w:rPr>
                <w:rFonts w:ascii="Garamond" w:hAnsi="Garamond"/>
              </w:rPr>
              <w:t>What</w:t>
            </w:r>
            <w:r w:rsidRPr="005F3C6E">
              <w:rPr>
                <w:rFonts w:ascii="Garamond" w:eastAsia="宋体" w:hAnsi="Garamond"/>
                <w:lang w:eastAsia="zh-CN"/>
              </w:rPr>
              <w:t xml:space="preserve"> </w:t>
            </w:r>
            <w:r w:rsidRPr="005F3C6E">
              <w:rPr>
                <w:rFonts w:ascii="Garamond" w:hAnsi="Garamond"/>
              </w:rPr>
              <w:t xml:space="preserve">kind of </w:t>
            </w:r>
            <w:r w:rsidRPr="005F3C6E">
              <w:rPr>
                <w:rFonts w:ascii="Garamond" w:eastAsia="宋体" w:hAnsi="Garamond"/>
                <w:lang w:eastAsia="zh-CN"/>
              </w:rPr>
              <w:t xml:space="preserve">“chains” </w:t>
            </w:r>
            <w:r w:rsidRPr="005F3C6E">
              <w:rPr>
                <w:rFonts w:ascii="Garamond" w:hAnsi="Garamond"/>
              </w:rPr>
              <w:t>does he have in mind? This is what we aim to explore in this essay.</w:t>
            </w:r>
          </w:p>
        </w:tc>
      </w:tr>
    </w:tbl>
    <w:p w:rsidR="00A0645D" w:rsidRPr="00AB2F3B" w:rsidRDefault="00A0645D" w:rsidP="00A0645D">
      <w:pPr>
        <w:jc w:val="both"/>
        <w:rPr>
          <w:rFonts w:eastAsia="宋体"/>
          <w:lang w:eastAsia="zh-CN"/>
        </w:rPr>
      </w:pPr>
    </w:p>
    <w:p w:rsidR="00A0645D" w:rsidRPr="00A3454C" w:rsidRDefault="00A0645D" w:rsidP="00A0645D">
      <w:pPr>
        <w:numPr>
          <w:ilvl w:val="0"/>
          <w:numId w:val="8"/>
        </w:numPr>
        <w:jc w:val="both"/>
        <w:rPr>
          <w:i/>
          <w:lang w:eastAsia="zh-CN"/>
        </w:rPr>
      </w:pPr>
      <w:r w:rsidRPr="00394707">
        <w:rPr>
          <w:i/>
          <w:lang w:eastAsia="zh-CN"/>
        </w:rPr>
        <w:t>The Wealth of Nations</w:t>
      </w:r>
    </w:p>
    <w:p w:rsidR="00A0645D" w:rsidRPr="00A3454C" w:rsidRDefault="00A0645D" w:rsidP="00A0645D">
      <w:pPr>
        <w:jc w:val="both"/>
        <w:rPr>
          <w:rFonts w:eastAsia="宋体"/>
          <w:lang w:eastAsia="zh-CN"/>
        </w:rPr>
      </w:pPr>
      <w:r>
        <w:rPr>
          <w:rFonts w:hint="eastAsia"/>
        </w:rPr>
        <w:t>S</w:t>
      </w:r>
      <w:r w:rsidRPr="00394707">
        <w:rPr>
          <w:lang w:eastAsia="zh-CN"/>
        </w:rPr>
        <w:t xml:space="preserve">tate the </w:t>
      </w:r>
      <w:r w:rsidRPr="0005232F">
        <w:rPr>
          <w:u w:val="single"/>
          <w:lang w:eastAsia="zh-CN"/>
        </w:rPr>
        <w:t>book</w:t>
      </w:r>
      <w:r>
        <w:rPr>
          <w:u w:val="single"/>
          <w:lang w:eastAsia="zh-CN"/>
        </w:rPr>
        <w:t xml:space="preserve"> number</w:t>
      </w:r>
      <w:r>
        <w:rPr>
          <w:rFonts w:hint="eastAsia"/>
          <w:u w:val="single"/>
        </w:rPr>
        <w:t xml:space="preserve">, </w:t>
      </w:r>
      <w:r w:rsidRPr="0005232F">
        <w:rPr>
          <w:u w:val="single"/>
          <w:lang w:eastAsia="zh-CN"/>
        </w:rPr>
        <w:t>chapter number</w:t>
      </w:r>
      <w:r>
        <w:rPr>
          <w:rFonts w:hint="eastAsia"/>
          <w:u w:val="single"/>
        </w:rPr>
        <w:t>, and page number</w:t>
      </w:r>
      <w:r w:rsidRPr="00394707">
        <w:rPr>
          <w:lang w:eastAsia="zh-CN"/>
        </w:rPr>
        <w:t xml:space="preserve"> when mak</w:t>
      </w:r>
      <w:r>
        <w:rPr>
          <w:rFonts w:hint="eastAsia"/>
        </w:rPr>
        <w:t>ing</w:t>
      </w:r>
      <w:r w:rsidRPr="00394707">
        <w:rPr>
          <w:lang w:eastAsia="zh-CN"/>
        </w:rPr>
        <w:t xml:space="preserve"> a quotation.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2"/>
      </w:tblGrid>
      <w:tr w:rsidR="00A0645D" w:rsidRPr="005F3C6E">
        <w:tc>
          <w:tcPr>
            <w:tcW w:w="8362" w:type="dxa"/>
          </w:tcPr>
          <w:p w:rsidR="00A0645D" w:rsidRPr="005F3C6E" w:rsidRDefault="00A0645D" w:rsidP="00D975B0">
            <w:pPr>
              <w:snapToGrid w:val="0"/>
              <w:spacing w:after="120"/>
              <w:jc w:val="both"/>
              <w:rPr>
                <w:rFonts w:ascii="Garamond" w:eastAsia="宋体" w:hAnsi="Garamond"/>
                <w:lang w:eastAsia="zh-CN"/>
              </w:rPr>
            </w:pPr>
            <w:proofErr w:type="gramStart"/>
            <w:r w:rsidRPr="005F3C6E">
              <w:rPr>
                <w:rFonts w:ascii="Garamond" w:eastAsia="宋体" w:hAnsi="Garamond" w:hint="eastAsia"/>
                <w:lang w:eastAsia="zh-CN"/>
              </w:rPr>
              <w:t>E.g.(</w:t>
            </w:r>
            <w:proofErr w:type="gramEnd"/>
            <w:r w:rsidRPr="005F3C6E">
              <w:rPr>
                <w:rFonts w:ascii="Garamond" w:eastAsia="宋体" w:hAnsi="Garamond" w:hint="eastAsia"/>
                <w:lang w:eastAsia="zh-CN"/>
              </w:rPr>
              <w:t xml:space="preserve">1) </w:t>
            </w:r>
            <w:r w:rsidRPr="005F3C6E">
              <w:rPr>
                <w:rFonts w:ascii="Garamond" w:eastAsia="宋体" w:hAnsi="Garamond"/>
                <w:lang w:eastAsia="zh-CN"/>
              </w:rPr>
              <w:t xml:space="preserve">Adam Smith uses the production of pins as an example to illustrate the benefits of division of </w:t>
            </w:r>
            <w:proofErr w:type="spellStart"/>
            <w:r w:rsidRPr="005F3C6E">
              <w:rPr>
                <w:rFonts w:ascii="Garamond" w:eastAsia="宋体" w:hAnsi="Garamond"/>
                <w:lang w:eastAsia="zh-CN"/>
              </w:rPr>
              <w:t>labour</w:t>
            </w:r>
            <w:proofErr w:type="spellEnd"/>
            <w:r w:rsidRPr="005F3C6E">
              <w:rPr>
                <w:rFonts w:ascii="Garamond" w:eastAsia="宋体" w:hAnsi="Garamond"/>
                <w:lang w:eastAsia="zh-CN"/>
              </w:rPr>
              <w:t xml:space="preserve"> (Book I, Chapter I</w:t>
            </w:r>
            <w:r w:rsidRPr="005F3C6E">
              <w:rPr>
                <w:rFonts w:ascii="Garamond" w:hAnsi="Garamond"/>
              </w:rPr>
              <w:t>, p.</w:t>
            </w:r>
            <w:r w:rsidRPr="005F3C6E">
              <w:rPr>
                <w:rFonts w:ascii="Garamond" w:eastAsia="宋体" w:hAnsi="Garamond"/>
                <w:lang w:eastAsia="zh-CN"/>
              </w:rPr>
              <w:t>426).</w:t>
            </w:r>
          </w:p>
          <w:p w:rsidR="00A0645D" w:rsidRPr="005F3C6E" w:rsidRDefault="00A0645D" w:rsidP="00D975B0">
            <w:pPr>
              <w:snapToGrid w:val="0"/>
              <w:spacing w:after="120"/>
              <w:jc w:val="both"/>
              <w:rPr>
                <w:rFonts w:ascii="Garamond" w:eastAsia="宋体" w:hAnsi="Garamond"/>
                <w:lang w:eastAsia="zh-CN"/>
              </w:rPr>
            </w:pPr>
            <w:proofErr w:type="gramStart"/>
            <w:r w:rsidRPr="005F3C6E">
              <w:rPr>
                <w:rFonts w:ascii="Garamond" w:eastAsia="宋体" w:hAnsi="Garamond" w:hint="eastAsia"/>
                <w:lang w:eastAsia="zh-CN"/>
              </w:rPr>
              <w:t>E.g.(</w:t>
            </w:r>
            <w:proofErr w:type="gramEnd"/>
            <w:r w:rsidRPr="005F3C6E">
              <w:rPr>
                <w:rFonts w:ascii="Garamond" w:eastAsia="宋体" w:hAnsi="Garamond" w:hint="eastAsia"/>
                <w:lang w:eastAsia="zh-CN"/>
              </w:rPr>
              <w:t xml:space="preserve">2) </w:t>
            </w:r>
            <w:r w:rsidRPr="005F3C6E">
              <w:rPr>
                <w:rFonts w:ascii="Garamond" w:eastAsia="宋体" w:hAnsi="Garamond"/>
                <w:lang w:eastAsia="zh-CN"/>
              </w:rPr>
              <w:t xml:space="preserve">Adam Smith expresses his view on human nature in </w:t>
            </w:r>
            <w:r w:rsidRPr="005F3C6E">
              <w:rPr>
                <w:rFonts w:ascii="Garamond" w:eastAsia="宋体" w:hAnsi="Garamond"/>
                <w:i/>
                <w:lang w:eastAsia="zh-CN"/>
              </w:rPr>
              <w:t>The Wealth of Nations</w:t>
            </w:r>
            <w:r w:rsidRPr="005F3C6E">
              <w:rPr>
                <w:rFonts w:ascii="Garamond" w:eastAsia="宋体" w:hAnsi="Garamond"/>
                <w:lang w:eastAsia="zh-CN"/>
              </w:rPr>
              <w:t xml:space="preserve">. He thinks that </w:t>
            </w:r>
            <w:r w:rsidRPr="005F3C6E">
              <w:rPr>
                <w:rFonts w:ascii="Garamond" w:hAnsi="Garamond"/>
              </w:rPr>
              <w:t xml:space="preserve">all </w:t>
            </w:r>
            <w:r w:rsidRPr="005F3C6E">
              <w:rPr>
                <w:rFonts w:ascii="Garamond" w:eastAsia="宋体" w:hAnsi="Garamond"/>
                <w:lang w:eastAsia="zh-CN"/>
              </w:rPr>
              <w:t xml:space="preserve">human </w:t>
            </w:r>
            <w:r w:rsidRPr="005F3C6E">
              <w:rPr>
                <w:rFonts w:ascii="Garamond" w:hAnsi="Garamond"/>
              </w:rPr>
              <w:t>beings have</w:t>
            </w:r>
            <w:r w:rsidRPr="005F3C6E">
              <w:rPr>
                <w:rFonts w:ascii="Garamond" w:eastAsia="宋体" w:hAnsi="Garamond"/>
                <w:lang w:eastAsia="zh-CN"/>
              </w:rPr>
              <w:t xml:space="preserve"> “the propensity to truck, barter, and exchange one thing for another</w:t>
            </w:r>
            <w:r w:rsidRPr="005F3C6E">
              <w:rPr>
                <w:rFonts w:ascii="Garamond" w:hAnsi="Garamond"/>
              </w:rPr>
              <w:t>”</w:t>
            </w:r>
            <w:r w:rsidRPr="005F3C6E">
              <w:rPr>
                <w:rFonts w:ascii="Garamond" w:eastAsia="宋体" w:hAnsi="Garamond"/>
                <w:lang w:eastAsia="zh-CN"/>
              </w:rPr>
              <w:t xml:space="preserve"> (Book I, Chapter II</w:t>
            </w:r>
            <w:r w:rsidRPr="005F3C6E">
              <w:rPr>
                <w:rFonts w:ascii="Garamond" w:hAnsi="Garamond"/>
              </w:rPr>
              <w:t>, p.</w:t>
            </w:r>
            <w:r w:rsidRPr="005F3C6E">
              <w:rPr>
                <w:rFonts w:ascii="Garamond" w:eastAsia="宋体" w:hAnsi="Garamond"/>
                <w:lang w:eastAsia="zh-CN"/>
              </w:rPr>
              <w:t>431)</w:t>
            </w:r>
            <w:r w:rsidRPr="005F3C6E">
              <w:rPr>
                <w:rFonts w:ascii="Garamond" w:hAnsi="Garamond"/>
              </w:rPr>
              <w:t>.</w:t>
            </w:r>
          </w:p>
        </w:tc>
      </w:tr>
    </w:tbl>
    <w:p w:rsidR="00A0645D" w:rsidRPr="00AB2F3B" w:rsidRDefault="00A0645D" w:rsidP="00A0645D">
      <w:pPr>
        <w:jc w:val="both"/>
        <w:rPr>
          <w:rFonts w:eastAsia="宋体"/>
          <w:lang w:eastAsia="zh-CN"/>
        </w:rPr>
      </w:pPr>
    </w:p>
    <w:p w:rsidR="00A0645D" w:rsidRPr="00394707" w:rsidRDefault="00A0645D" w:rsidP="00A0645D">
      <w:pPr>
        <w:numPr>
          <w:ilvl w:val="0"/>
          <w:numId w:val="8"/>
        </w:numPr>
        <w:jc w:val="both"/>
        <w:rPr>
          <w:lang w:eastAsia="zh-CN"/>
        </w:rPr>
      </w:pPr>
      <w:r w:rsidRPr="00394707">
        <w:rPr>
          <w:lang w:eastAsia="zh-CN"/>
        </w:rPr>
        <w:t>“Wages of Labour” and “Alienated Labour”</w:t>
      </w:r>
    </w:p>
    <w:p w:rsidR="00A0645D" w:rsidRDefault="00A0645D" w:rsidP="00A0645D">
      <w:pPr>
        <w:jc w:val="both"/>
        <w:rPr>
          <w:rFonts w:eastAsia="宋体"/>
          <w:lang w:eastAsia="zh-CN"/>
        </w:rPr>
      </w:pPr>
      <w:r>
        <w:rPr>
          <w:rFonts w:hint="eastAsia"/>
        </w:rPr>
        <w:t>S</w:t>
      </w:r>
      <w:r w:rsidRPr="00394707">
        <w:rPr>
          <w:lang w:eastAsia="zh-CN"/>
        </w:rPr>
        <w:t xml:space="preserve">tate the </w:t>
      </w:r>
      <w:r>
        <w:rPr>
          <w:rFonts w:hint="eastAsia"/>
          <w:u w:val="single"/>
        </w:rPr>
        <w:t>chapter</w:t>
      </w:r>
      <w:r w:rsidRPr="0005232F">
        <w:rPr>
          <w:rFonts w:eastAsia="宋体" w:hint="eastAsia"/>
          <w:u w:val="single"/>
          <w:lang w:eastAsia="zh-CN"/>
        </w:rPr>
        <w:t xml:space="preserve"> title and </w:t>
      </w:r>
      <w:r w:rsidRPr="0005232F">
        <w:rPr>
          <w:u w:val="single"/>
          <w:lang w:eastAsia="zh-CN"/>
        </w:rPr>
        <w:t>page number</w:t>
      </w:r>
      <w:r w:rsidRPr="00394707">
        <w:rPr>
          <w:lang w:eastAsia="zh-CN"/>
        </w:rPr>
        <w:t xml:space="preserve"> of the quotation in the textbook.</w:t>
      </w:r>
      <w:r>
        <w:rPr>
          <w:rFonts w:hint="eastAsia"/>
        </w:rPr>
        <w:t xml:space="preserve"> The essay title can be embedded in your sentence or in the parenthetical note.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2"/>
      </w:tblGrid>
      <w:tr w:rsidR="00A0645D" w:rsidRPr="005F3C6E">
        <w:tc>
          <w:tcPr>
            <w:tcW w:w="8362" w:type="dxa"/>
          </w:tcPr>
          <w:p w:rsidR="00A0645D" w:rsidRPr="005F3C6E" w:rsidRDefault="00A0645D" w:rsidP="00D975B0">
            <w:pPr>
              <w:snapToGrid w:val="0"/>
              <w:spacing w:after="120"/>
              <w:jc w:val="both"/>
              <w:rPr>
                <w:rFonts w:ascii="Garamond" w:eastAsia="宋体" w:hAnsi="Garamond"/>
                <w:lang w:eastAsia="zh-CN"/>
              </w:rPr>
            </w:pPr>
            <w:r w:rsidRPr="005F3C6E">
              <w:rPr>
                <w:rFonts w:ascii="Garamond" w:eastAsia="宋体" w:hAnsi="Garamond"/>
                <w:lang w:eastAsia="zh-CN"/>
              </w:rPr>
              <w:t>E.g.</w:t>
            </w:r>
            <w:r w:rsidRPr="005F3C6E">
              <w:rPr>
                <w:rFonts w:ascii="Garamond" w:eastAsia="宋体" w:hAnsi="Garamond" w:hint="eastAsia"/>
                <w:lang w:eastAsia="zh-CN"/>
              </w:rPr>
              <w:t xml:space="preserve">(1) </w:t>
            </w:r>
            <w:r w:rsidRPr="005F3C6E">
              <w:rPr>
                <w:rFonts w:ascii="Garamond" w:hAnsi="Garamond"/>
              </w:rPr>
              <w:t xml:space="preserve">Unlike Adam Smith, </w:t>
            </w:r>
            <w:r w:rsidRPr="005F3C6E">
              <w:rPr>
                <w:rFonts w:ascii="Garamond" w:eastAsia="宋体" w:hAnsi="Garamond"/>
                <w:lang w:eastAsia="zh-CN"/>
              </w:rPr>
              <w:t xml:space="preserve">Karl Marx </w:t>
            </w:r>
            <w:r w:rsidRPr="005F3C6E">
              <w:rPr>
                <w:rFonts w:ascii="Garamond" w:hAnsi="Garamond"/>
              </w:rPr>
              <w:t xml:space="preserve">draws attention to the negative impact of </w:t>
            </w:r>
            <w:r w:rsidRPr="005F3C6E">
              <w:rPr>
                <w:rFonts w:ascii="Garamond" w:eastAsia="宋体" w:hAnsi="Garamond"/>
                <w:lang w:eastAsia="zh-CN"/>
              </w:rPr>
              <w:t xml:space="preserve">division of </w:t>
            </w:r>
            <w:proofErr w:type="spellStart"/>
            <w:r w:rsidRPr="005F3C6E">
              <w:rPr>
                <w:rFonts w:ascii="Garamond" w:hAnsi="Garamond"/>
              </w:rPr>
              <w:t>l</w:t>
            </w:r>
            <w:r w:rsidRPr="005F3C6E">
              <w:rPr>
                <w:rFonts w:ascii="Garamond" w:eastAsia="宋体" w:hAnsi="Garamond"/>
                <w:lang w:eastAsia="zh-CN"/>
              </w:rPr>
              <w:t>abour</w:t>
            </w:r>
            <w:proofErr w:type="spellEnd"/>
            <w:r w:rsidRPr="005F3C6E">
              <w:rPr>
                <w:rFonts w:ascii="Garamond" w:hAnsi="Garamond"/>
              </w:rPr>
              <w:t>, arguing that it leads workers to</w:t>
            </w:r>
            <w:r w:rsidRPr="005F3C6E">
              <w:rPr>
                <w:rFonts w:ascii="Garamond" w:eastAsia="宋体" w:hAnsi="Garamond"/>
                <w:lang w:eastAsia="zh-CN"/>
              </w:rPr>
              <w:t xml:space="preserve"> compete with </w:t>
            </w:r>
            <w:r w:rsidRPr="005F3C6E">
              <w:rPr>
                <w:rFonts w:ascii="Garamond" w:hAnsi="Garamond"/>
              </w:rPr>
              <w:t>each other</w:t>
            </w:r>
            <w:r w:rsidRPr="005F3C6E">
              <w:rPr>
                <w:rFonts w:ascii="Garamond" w:eastAsia="宋体" w:hAnsi="Garamond"/>
                <w:lang w:eastAsia="zh-CN"/>
              </w:rPr>
              <w:t xml:space="preserve"> and </w:t>
            </w:r>
            <w:r w:rsidRPr="005F3C6E">
              <w:rPr>
                <w:rFonts w:ascii="Garamond" w:hAnsi="Garamond"/>
              </w:rPr>
              <w:t xml:space="preserve">with the </w:t>
            </w:r>
            <w:r w:rsidRPr="005F3C6E">
              <w:rPr>
                <w:rFonts w:ascii="Garamond" w:eastAsia="宋体" w:hAnsi="Garamond"/>
                <w:lang w:eastAsia="zh-CN"/>
              </w:rPr>
              <w:t>machines (“Wages of Labour</w:t>
            </w:r>
            <w:r w:rsidRPr="005F3C6E">
              <w:rPr>
                <w:rFonts w:ascii="Garamond" w:hAnsi="Garamond"/>
              </w:rPr>
              <w:t>,</w:t>
            </w:r>
            <w:r w:rsidRPr="005F3C6E">
              <w:rPr>
                <w:rFonts w:ascii="Garamond" w:eastAsia="宋体" w:hAnsi="Garamond"/>
                <w:lang w:eastAsia="zh-CN"/>
              </w:rPr>
              <w:t xml:space="preserve">” </w:t>
            </w:r>
            <w:r w:rsidRPr="005F3C6E">
              <w:rPr>
                <w:rFonts w:ascii="Garamond" w:hAnsi="Garamond"/>
              </w:rPr>
              <w:t>p.</w:t>
            </w:r>
            <w:r w:rsidRPr="005F3C6E">
              <w:rPr>
                <w:rFonts w:ascii="Garamond" w:eastAsia="宋体" w:hAnsi="Garamond"/>
                <w:lang w:eastAsia="zh-CN"/>
              </w:rPr>
              <w:t>463).</w:t>
            </w:r>
          </w:p>
          <w:p w:rsidR="00A0645D" w:rsidRPr="005F3C6E" w:rsidRDefault="00A0645D" w:rsidP="00D975B0">
            <w:pPr>
              <w:snapToGrid w:val="0"/>
              <w:spacing w:after="120"/>
              <w:jc w:val="both"/>
              <w:rPr>
                <w:rFonts w:ascii="Garamond" w:eastAsia="宋体" w:hAnsi="Garamond"/>
                <w:lang w:eastAsia="zh-CN"/>
              </w:rPr>
            </w:pPr>
            <w:r w:rsidRPr="005F3C6E">
              <w:rPr>
                <w:rFonts w:ascii="Garamond" w:eastAsia="宋体" w:hAnsi="Garamond" w:hint="eastAsia"/>
                <w:lang w:eastAsia="zh-CN"/>
              </w:rPr>
              <w:t xml:space="preserve">E.g.(2) </w:t>
            </w:r>
            <w:r w:rsidRPr="005F3C6E">
              <w:rPr>
                <w:rFonts w:ascii="Garamond" w:eastAsia="宋体" w:hAnsi="Garamond"/>
                <w:lang w:eastAsia="zh-CN"/>
              </w:rPr>
              <w:t>In the essay “Alienated Labour,” Marx examines the relation between man’s “species-being” and nature by first defining the “genuine human functions” (</w:t>
            </w:r>
            <w:r w:rsidRPr="005F3C6E">
              <w:rPr>
                <w:rFonts w:ascii="Garamond" w:hAnsi="Garamond"/>
              </w:rPr>
              <w:t>p.</w:t>
            </w:r>
            <w:r w:rsidRPr="005F3C6E">
              <w:rPr>
                <w:rFonts w:ascii="Garamond" w:eastAsia="宋体" w:hAnsi="Garamond"/>
                <w:lang w:eastAsia="zh-CN"/>
              </w:rPr>
              <w:t>468).</w:t>
            </w:r>
          </w:p>
        </w:tc>
      </w:tr>
    </w:tbl>
    <w:p w:rsidR="00A0645D" w:rsidRPr="00A3454C" w:rsidRDefault="00A0645D" w:rsidP="00A0645D">
      <w:pPr>
        <w:jc w:val="both"/>
        <w:rPr>
          <w:rFonts w:eastAsia="宋体"/>
          <w:lang w:eastAsia="zh-CN"/>
        </w:rPr>
      </w:pPr>
    </w:p>
    <w:p w:rsidR="00A0645D" w:rsidRPr="00826FB5" w:rsidRDefault="00A0645D" w:rsidP="00A0645D">
      <w:pPr>
        <w:snapToGrid w:val="0"/>
        <w:spacing w:after="120"/>
        <w:jc w:val="both"/>
        <w:rPr>
          <w:rFonts w:ascii="Bell MT" w:hAnsi="Bell MT"/>
          <w:color w:val="000000"/>
          <w:szCs w:val="23"/>
        </w:rPr>
      </w:pPr>
    </w:p>
    <w:p w:rsidR="00443B0C" w:rsidRDefault="005444FA"/>
    <w:sectPr w:rsidR="00443B0C" w:rsidSect="00D975B0">
      <w:headerReference w:type="default" r:id="rId7"/>
      <w:pgSz w:w="11906" w:h="16838"/>
      <w:pgMar w:top="1440" w:right="1440" w:bottom="1440" w:left="1440" w:header="850" w:footer="9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4FA" w:rsidRDefault="005444FA">
      <w:r>
        <w:separator/>
      </w:r>
    </w:p>
  </w:endnote>
  <w:endnote w:type="continuationSeparator" w:id="0">
    <w:p w:rsidR="005444FA" w:rsidRDefault="00544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MingLiU">
    <w:altName w:val="Microsoft JhengHei"/>
    <w:panose1 w:val="02010601000101010101"/>
    <w:charset w:val="88"/>
    <w:family w:val="roman"/>
    <w:pitch w:val="variable"/>
    <w:sig w:usb0="00000000"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DFKai-SB">
    <w:altName w:val="Microsoft JhengHei Light"/>
    <w:charset w:val="88"/>
    <w:family w:val="script"/>
    <w:pitch w:val="fixed"/>
    <w:sig w:usb0="00000000" w:usb1="080E0000" w:usb2="00000016" w:usb3="00000000" w:csb0="00100001" w:csb1="00000000"/>
  </w:font>
  <w:font w:name="BiauKai">
    <w:altName w:val="Malgun Gothic Semilight"/>
    <w:charset w:val="51"/>
    <w:family w:val="auto"/>
    <w:pitch w:val="variable"/>
    <w:sig w:usb0="00000000" w:usb1="00000000" w:usb2="01000408" w:usb3="00000000" w:csb0="00100000" w:csb1="00000000"/>
  </w:font>
  <w:font w:name="Bookman Old Style">
    <w:panose1 w:val="020506040505050202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4FA" w:rsidRDefault="005444FA">
      <w:r>
        <w:separator/>
      </w:r>
    </w:p>
  </w:footnote>
  <w:footnote w:type="continuationSeparator" w:id="0">
    <w:p w:rsidR="005444FA" w:rsidRDefault="00544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DEC" w:rsidRDefault="00170DEC" w:rsidP="00D975B0">
    <w:pPr>
      <w:pStyle w:val="Header"/>
      <w:jc w:val="right"/>
    </w:pPr>
    <w:r>
      <w:t>GFH</w:t>
    </w:r>
    <w:r>
      <w:rPr>
        <w:rFonts w:hint="eastAsia"/>
      </w:rPr>
      <w:t>1000</w:t>
    </w:r>
  </w:p>
  <w:p w:rsidR="00D975B0" w:rsidRPr="00E67202" w:rsidRDefault="00170DEC" w:rsidP="00D975B0">
    <w:pPr>
      <w:pStyle w:val="Header"/>
      <w:jc w:val="right"/>
    </w:pPr>
    <w:r>
      <w:t>Dr Julie Chiu</w:t>
    </w:r>
  </w:p>
  <w:p w:rsidR="00D975B0" w:rsidRDefault="005444FA" w:rsidP="00D975B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94124D"/>
    <w:multiLevelType w:val="hybridMultilevel"/>
    <w:tmpl w:val="2988ADA6"/>
    <w:lvl w:ilvl="0" w:tplc="33747172">
      <w:start w:val="1"/>
      <w:numFmt w:val="decimal"/>
      <w:lvlText w:val="%1."/>
      <w:lvlJc w:val="left"/>
      <w:pPr>
        <w:tabs>
          <w:tab w:val="num" w:pos="480"/>
        </w:tabs>
        <w:ind w:left="480" w:hanging="480"/>
      </w:pPr>
      <w:rPr>
        <w:i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8566B90"/>
    <w:multiLevelType w:val="hybridMultilevel"/>
    <w:tmpl w:val="EEAE28D6"/>
    <w:lvl w:ilvl="0" w:tplc="B9D0D99C">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A387E6E"/>
    <w:multiLevelType w:val="hybridMultilevel"/>
    <w:tmpl w:val="22FEAE0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15:restartNumberingAfterBreak="0">
    <w:nsid w:val="560A0B88"/>
    <w:multiLevelType w:val="hybridMultilevel"/>
    <w:tmpl w:val="2D1E502A"/>
    <w:lvl w:ilvl="0" w:tplc="FF5E82EE">
      <w:start w:val="1"/>
      <w:numFmt w:val="decimal"/>
      <w:lvlText w:val="%1."/>
      <w:lvlJc w:val="left"/>
      <w:pPr>
        <w:tabs>
          <w:tab w:val="num" w:pos="360"/>
        </w:tabs>
        <w:ind w:left="360" w:hanging="360"/>
      </w:pPr>
      <w:rPr>
        <w:rFonts w:ascii="Times New Roman" w:eastAsia="Times New Roman" w:hAnsi="Times New Roman" w:cs="Times New Roman"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99B46CD"/>
    <w:multiLevelType w:val="hybridMultilevel"/>
    <w:tmpl w:val="BBA41806"/>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Tahoma"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Tahoma"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Tahoma"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5" w15:restartNumberingAfterBreak="0">
    <w:nsid w:val="5D8A5428"/>
    <w:multiLevelType w:val="hybridMultilevel"/>
    <w:tmpl w:val="8466B6B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6AF17963"/>
    <w:multiLevelType w:val="hybridMultilevel"/>
    <w:tmpl w:val="46F6BED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Tahoma"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Tahoma"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Tahoma"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7" w15:restartNumberingAfterBreak="0">
    <w:nsid w:val="77DE570C"/>
    <w:multiLevelType w:val="hybridMultilevel"/>
    <w:tmpl w:val="77E85B88"/>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Tahoma"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Tahoma"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Tahoma" w:hint="default"/>
      </w:rPr>
    </w:lvl>
    <w:lvl w:ilvl="8" w:tplc="04090005" w:tentative="1">
      <w:start w:val="1"/>
      <w:numFmt w:val="bullet"/>
      <w:lvlText w:val=""/>
      <w:lvlJc w:val="left"/>
      <w:pPr>
        <w:tabs>
          <w:tab w:val="num" w:pos="6600"/>
        </w:tabs>
        <w:ind w:left="6600" w:hanging="360"/>
      </w:pPr>
      <w:rPr>
        <w:rFonts w:ascii="Wingdings" w:hAnsi="Wingdings" w:hint="default"/>
      </w:rPr>
    </w:lvl>
  </w:abstractNum>
  <w:num w:numId="1">
    <w:abstractNumId w:val="1"/>
  </w:num>
  <w:num w:numId="2">
    <w:abstractNumId w:val="3"/>
  </w:num>
  <w:num w:numId="3">
    <w:abstractNumId w:val="5"/>
  </w:num>
  <w:num w:numId="4">
    <w:abstractNumId w:val="4"/>
  </w:num>
  <w:num w:numId="5">
    <w:abstractNumId w:val="7"/>
  </w:num>
  <w:num w:numId="6">
    <w:abstractNumId w:val="6"/>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45D"/>
    <w:rsid w:val="00170DEC"/>
    <w:rsid w:val="001A27E1"/>
    <w:rsid w:val="003E67E4"/>
    <w:rsid w:val="005444FA"/>
    <w:rsid w:val="00A0645D"/>
    <w:rsid w:val="00B014BC"/>
  </w:rsids>
  <m:mathPr>
    <m:mathFont m:val="Cambria Math"/>
    <m:brkBin m:val="before"/>
    <m:brkBinSub m:val="--"/>
    <m:smallFrac m:val="0"/>
    <m:dispDef m:val="0"/>
    <m:lMargin m:val="0"/>
    <m:rMargin m:val="0"/>
    <m:defJc m:val="centerGroup"/>
    <m:wrapRight/>
    <m:intLim m:val="subSup"/>
    <m:naryLim m:val="subSup"/>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BEB75EA-4C2D-4B92-84B4-10B093D7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45D"/>
    <w:pPr>
      <w:widowControl w:val="0"/>
    </w:pPr>
    <w:rPr>
      <w:rFonts w:ascii="Times New Roman" w:eastAsia="PMingLiU" w:hAnsi="Times New Roman" w:cs="Times New Roman"/>
      <w:kern w:val="2"/>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A0645D"/>
    <w:rPr>
      <w:rFonts w:ascii="Arial" w:hAnsi="Arial"/>
      <w:sz w:val="18"/>
      <w:szCs w:val="18"/>
    </w:rPr>
  </w:style>
  <w:style w:type="character" w:customStyle="1" w:styleId="BalloonTextChar">
    <w:name w:val="Balloon Text Char"/>
    <w:basedOn w:val="DefaultParagraphFont"/>
    <w:link w:val="BalloonText"/>
    <w:semiHidden/>
    <w:rsid w:val="00A0645D"/>
    <w:rPr>
      <w:rFonts w:ascii="Arial" w:eastAsia="PMingLiU" w:hAnsi="Arial" w:cs="Times New Roman"/>
      <w:kern w:val="2"/>
      <w:sz w:val="18"/>
      <w:szCs w:val="18"/>
      <w:lang w:eastAsia="zh-TW"/>
    </w:rPr>
  </w:style>
  <w:style w:type="character" w:styleId="Hyperlink">
    <w:name w:val="Hyperlink"/>
    <w:rsid w:val="00A0645D"/>
    <w:rPr>
      <w:color w:val="0000FF"/>
      <w:u w:val="single"/>
    </w:rPr>
  </w:style>
  <w:style w:type="paragraph" w:styleId="Header">
    <w:name w:val="header"/>
    <w:basedOn w:val="Normal"/>
    <w:link w:val="HeaderChar"/>
    <w:rsid w:val="00A0645D"/>
    <w:pPr>
      <w:tabs>
        <w:tab w:val="center" w:pos="4320"/>
        <w:tab w:val="right" w:pos="8640"/>
      </w:tabs>
    </w:pPr>
  </w:style>
  <w:style w:type="character" w:customStyle="1" w:styleId="HeaderChar">
    <w:name w:val="Header Char"/>
    <w:basedOn w:val="DefaultParagraphFont"/>
    <w:link w:val="Header"/>
    <w:rsid w:val="00A0645D"/>
    <w:rPr>
      <w:rFonts w:ascii="Times New Roman" w:eastAsia="PMingLiU" w:hAnsi="Times New Roman" w:cs="Times New Roman"/>
      <w:kern w:val="2"/>
      <w:lang w:eastAsia="zh-TW"/>
    </w:rPr>
  </w:style>
  <w:style w:type="paragraph" w:styleId="Footer">
    <w:name w:val="footer"/>
    <w:basedOn w:val="Normal"/>
    <w:link w:val="FooterChar"/>
    <w:rsid w:val="00A0645D"/>
    <w:pPr>
      <w:tabs>
        <w:tab w:val="center" w:pos="4320"/>
        <w:tab w:val="right" w:pos="8640"/>
      </w:tabs>
    </w:pPr>
  </w:style>
  <w:style w:type="character" w:customStyle="1" w:styleId="FooterChar">
    <w:name w:val="Footer Char"/>
    <w:basedOn w:val="DefaultParagraphFont"/>
    <w:link w:val="Footer"/>
    <w:rsid w:val="00A0645D"/>
    <w:rPr>
      <w:rFonts w:ascii="Times New Roman" w:eastAsia="PMingLiU" w:hAnsi="Times New Roman" w:cs="Times New Roman"/>
      <w:kern w:val="2"/>
      <w:lang w:eastAsia="zh-TW"/>
    </w:rPr>
  </w:style>
  <w:style w:type="character" w:styleId="CommentReference">
    <w:name w:val="annotation reference"/>
    <w:semiHidden/>
    <w:rsid w:val="00A0645D"/>
    <w:rPr>
      <w:sz w:val="18"/>
      <w:szCs w:val="18"/>
    </w:rPr>
  </w:style>
  <w:style w:type="paragraph" w:styleId="CommentText">
    <w:name w:val="annotation text"/>
    <w:basedOn w:val="Normal"/>
    <w:link w:val="CommentTextChar"/>
    <w:semiHidden/>
    <w:rsid w:val="00A0645D"/>
  </w:style>
  <w:style w:type="character" w:customStyle="1" w:styleId="CommentTextChar">
    <w:name w:val="Comment Text Char"/>
    <w:basedOn w:val="DefaultParagraphFont"/>
    <w:link w:val="CommentText"/>
    <w:semiHidden/>
    <w:rsid w:val="00A0645D"/>
    <w:rPr>
      <w:rFonts w:ascii="Times New Roman" w:eastAsia="PMingLiU" w:hAnsi="Times New Roman" w:cs="Times New Roman"/>
      <w:kern w:val="2"/>
      <w:lang w:eastAsia="zh-TW"/>
    </w:rPr>
  </w:style>
  <w:style w:type="paragraph" w:styleId="CommentSubject">
    <w:name w:val="annotation subject"/>
    <w:basedOn w:val="CommentText"/>
    <w:next w:val="CommentText"/>
    <w:link w:val="CommentSubjectChar"/>
    <w:semiHidden/>
    <w:rsid w:val="00A0645D"/>
    <w:rPr>
      <w:b/>
      <w:bCs/>
    </w:rPr>
  </w:style>
  <w:style w:type="character" w:customStyle="1" w:styleId="CommentSubjectChar">
    <w:name w:val="Comment Subject Char"/>
    <w:basedOn w:val="CommentTextChar"/>
    <w:link w:val="CommentSubject"/>
    <w:semiHidden/>
    <w:rsid w:val="00A0645D"/>
    <w:rPr>
      <w:rFonts w:ascii="Times New Roman" w:eastAsia="PMingLiU" w:hAnsi="Times New Roman" w:cs="Times New Roman"/>
      <w:b/>
      <w:bCs/>
      <w:kern w:val="2"/>
      <w:lang w:eastAsia="zh-TW"/>
    </w:rPr>
  </w:style>
  <w:style w:type="paragraph" w:customStyle="1" w:styleId="Default">
    <w:name w:val="Default"/>
    <w:rsid w:val="00A0645D"/>
    <w:pPr>
      <w:widowControl w:val="0"/>
      <w:autoSpaceDE w:val="0"/>
      <w:autoSpaceDN w:val="0"/>
      <w:adjustRightInd w:val="0"/>
    </w:pPr>
    <w:rPr>
      <w:rFonts w:ascii="Times New Roman" w:eastAsia="PMingLiU" w:hAnsi="Times New Roman" w:cs="Times New Roman"/>
      <w:color w:val="000000"/>
      <w:lang w:eastAsia="zh-TW"/>
    </w:rPr>
  </w:style>
  <w:style w:type="paragraph" w:styleId="DocumentMap">
    <w:name w:val="Document Map"/>
    <w:basedOn w:val="Normal"/>
    <w:link w:val="DocumentMapChar"/>
    <w:semiHidden/>
    <w:rsid w:val="00A0645D"/>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A0645D"/>
    <w:rPr>
      <w:rFonts w:ascii="Tahoma" w:eastAsia="PMingLiU" w:hAnsi="Tahoma" w:cs="Tahoma"/>
      <w:kern w:val="2"/>
      <w:sz w:val="20"/>
      <w:szCs w:val="20"/>
      <w:shd w:val="clear" w:color="auto" w:fill="000080"/>
      <w:lang w:eastAsia="zh-TW"/>
    </w:rPr>
  </w:style>
  <w:style w:type="table" w:styleId="TableGrid">
    <w:name w:val="Table Grid"/>
    <w:basedOn w:val="TableNormal"/>
    <w:rsid w:val="00A0645D"/>
    <w:pPr>
      <w:widowControl w:val="0"/>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1790</Words>
  <Characters>10205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Chiu</dc:creator>
  <cp:keywords/>
  <cp:lastModifiedBy>Prof. Deng Yangzhou (HSS)</cp:lastModifiedBy>
  <cp:revision>2</cp:revision>
  <dcterms:created xsi:type="dcterms:W3CDTF">2024-09-21T15:04:00Z</dcterms:created>
  <dcterms:modified xsi:type="dcterms:W3CDTF">2024-09-21T15:04:00Z</dcterms:modified>
</cp:coreProperties>
</file>